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49792" w14:textId="5A362EDF" w:rsidR="0C597DE4" w:rsidRDefault="5DAE5642" w:rsidP="0C597DE4">
      <w:pPr>
        <w:pStyle w:val="Body"/>
        <w:rPr>
          <w:rFonts w:ascii="Calibri" w:eastAsia="Cambria" w:hAnsi="Calibri" w:cs="Calibri"/>
          <w:sz w:val="24"/>
          <w:szCs w:val="24"/>
        </w:rPr>
      </w:pPr>
      <w:r w:rsidRPr="00172031">
        <w:rPr>
          <w:rFonts w:ascii="Calibri" w:eastAsia="Cambria" w:hAnsi="Calibri" w:cs="Calibri"/>
          <w:sz w:val="24"/>
          <w:szCs w:val="24"/>
        </w:rPr>
        <w:t xml:space="preserve">This template </w:t>
      </w:r>
      <w:r w:rsidR="00AB4BE0">
        <w:rPr>
          <w:rFonts w:ascii="Calibri" w:eastAsia="Cambria" w:hAnsi="Calibri" w:cs="Calibri"/>
          <w:sz w:val="24"/>
          <w:szCs w:val="24"/>
        </w:rPr>
        <w:t xml:space="preserve">serves </w:t>
      </w:r>
      <w:r w:rsidR="00AB4BE0" w:rsidRPr="00172031">
        <w:rPr>
          <w:rFonts w:ascii="Calibri" w:eastAsia="Cambria" w:hAnsi="Calibri" w:cs="Calibri"/>
          <w:sz w:val="24"/>
          <w:szCs w:val="24"/>
        </w:rPr>
        <w:t>a</w:t>
      </w:r>
      <w:r w:rsidR="00DD3F37">
        <w:rPr>
          <w:rFonts w:ascii="Calibri" w:eastAsia="Cambria" w:hAnsi="Calibri" w:cs="Calibri"/>
          <w:sz w:val="24"/>
          <w:szCs w:val="24"/>
        </w:rPr>
        <w:t>s a</w:t>
      </w:r>
      <w:r w:rsidR="00AB4BE0" w:rsidRPr="00172031">
        <w:rPr>
          <w:rFonts w:ascii="Calibri" w:eastAsia="Cambria" w:hAnsi="Calibri" w:cs="Calibri"/>
          <w:sz w:val="24"/>
          <w:szCs w:val="24"/>
        </w:rPr>
        <w:t xml:space="preserve"> </w:t>
      </w:r>
      <w:r w:rsidR="00DD3F37" w:rsidRPr="00172031">
        <w:rPr>
          <w:rFonts w:ascii="Calibri" w:eastAsia="Cambria" w:hAnsi="Calibri" w:cs="Calibri"/>
          <w:sz w:val="24"/>
          <w:szCs w:val="24"/>
        </w:rPr>
        <w:t xml:space="preserve">guide </w:t>
      </w:r>
      <w:r w:rsidR="00DD3F37">
        <w:rPr>
          <w:rFonts w:ascii="Calibri" w:eastAsia="Cambria" w:hAnsi="Calibri" w:cs="Calibri"/>
          <w:sz w:val="24"/>
          <w:szCs w:val="24"/>
        </w:rPr>
        <w:t xml:space="preserve">for </w:t>
      </w:r>
      <w:r w:rsidR="00DD3F37" w:rsidRPr="00172031">
        <w:rPr>
          <w:rFonts w:ascii="Calibri" w:eastAsia="Cambria" w:hAnsi="Calibri" w:cs="Calibri"/>
          <w:sz w:val="24"/>
          <w:szCs w:val="24"/>
        </w:rPr>
        <w:t>developing</w:t>
      </w:r>
      <w:r w:rsidR="00DD3F37" w:rsidRPr="00172031" w:rsidDel="00AB4BE0">
        <w:rPr>
          <w:rFonts w:ascii="Calibri" w:eastAsia="Cambria" w:hAnsi="Calibri" w:cs="Calibri"/>
          <w:sz w:val="24"/>
          <w:szCs w:val="24"/>
        </w:rPr>
        <w:t xml:space="preserve"> </w:t>
      </w:r>
      <w:r w:rsidR="00DD3F37">
        <w:rPr>
          <w:rFonts w:ascii="Calibri" w:eastAsia="Cambria" w:hAnsi="Calibri" w:cs="Calibri"/>
          <w:sz w:val="24"/>
          <w:szCs w:val="24"/>
        </w:rPr>
        <w:t xml:space="preserve">an </w:t>
      </w:r>
      <w:r w:rsidR="00AB4BE0" w:rsidRPr="00172031">
        <w:rPr>
          <w:rFonts w:ascii="Calibri" w:eastAsia="Cambria" w:hAnsi="Calibri" w:cs="Calibri"/>
          <w:sz w:val="24"/>
          <w:szCs w:val="24"/>
        </w:rPr>
        <w:t>interview summary</w:t>
      </w:r>
      <w:r w:rsidRPr="00172031">
        <w:rPr>
          <w:rFonts w:ascii="Calibri" w:eastAsia="Cambria" w:hAnsi="Calibri" w:cs="Calibri"/>
          <w:sz w:val="24"/>
          <w:szCs w:val="24"/>
        </w:rPr>
        <w:t xml:space="preserve">.  Feel free to delete any sections that are not applicable or </w:t>
      </w:r>
      <w:del w:id="0" w:author="Burch, Deborah (CDC/NCCDPHP/DRH)" w:date="2026-01-05T15:42:00Z" w16du:dateUtc="2026-01-05T20:42:00Z">
        <w:r w:rsidRPr="00172031" w:rsidDel="00791AC8">
          <w:rPr>
            <w:rFonts w:ascii="Calibri" w:eastAsia="Cambria" w:hAnsi="Calibri" w:cs="Calibri"/>
            <w:sz w:val="24"/>
            <w:szCs w:val="24"/>
          </w:rPr>
          <w:delText xml:space="preserve">re-arrange and </w:delText>
        </w:r>
      </w:del>
      <w:r w:rsidRPr="00172031">
        <w:rPr>
          <w:rFonts w:ascii="Calibri" w:eastAsia="Cambria" w:hAnsi="Calibri" w:cs="Calibri"/>
          <w:sz w:val="24"/>
          <w:szCs w:val="24"/>
        </w:rPr>
        <w:t>change headers as needed.</w:t>
      </w:r>
    </w:p>
    <w:p w14:paraId="5302DA14" w14:textId="77777777" w:rsidR="00BA35A6" w:rsidRDefault="00BA35A6" w:rsidP="0C597DE4">
      <w:pPr>
        <w:pStyle w:val="Body"/>
        <w:rPr>
          <w:rFonts w:ascii="Calibri" w:eastAsia="Cambria" w:hAnsi="Calibri" w:cs="Calibri"/>
          <w:sz w:val="24"/>
          <w:szCs w:val="24"/>
        </w:rPr>
      </w:pPr>
    </w:p>
    <w:p w14:paraId="4D7F00E8" w14:textId="7218E7F1" w:rsidR="00BA35A6" w:rsidRPr="00172031" w:rsidRDefault="00BA35A6" w:rsidP="0C597DE4">
      <w:pPr>
        <w:pStyle w:val="Body"/>
        <w:rPr>
          <w:rFonts w:ascii="Calibri" w:eastAsia="Cambria" w:hAnsi="Calibri" w:cs="Calibri"/>
          <w:sz w:val="24"/>
          <w:szCs w:val="24"/>
        </w:rPr>
      </w:pPr>
      <w:r w:rsidRPr="0C597DE4">
        <w:rPr>
          <w:rFonts w:ascii="Calibri" w:eastAsia="Cambria" w:hAnsi="Calibri" w:cs="Calibri"/>
          <w:b/>
          <w:bCs/>
          <w:sz w:val="24"/>
          <w:szCs w:val="24"/>
        </w:rPr>
        <w:t>Key Guidelines:</w:t>
      </w:r>
    </w:p>
    <w:p w14:paraId="02776ED0" w14:textId="42AA4D68"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Minimize the </w:t>
      </w:r>
      <w:r w:rsidR="00604372">
        <w:rPr>
          <w:rFonts w:ascii="Calibri" w:eastAsia="Times New Roman" w:hAnsi="Calibri" w:cs="Calibri"/>
          <w:b/>
          <w:bCs/>
        </w:rPr>
        <w:t>u</w:t>
      </w:r>
      <w:r w:rsidRPr="2E74CDDA">
        <w:rPr>
          <w:rFonts w:ascii="Calibri" w:eastAsia="Times New Roman" w:hAnsi="Calibri" w:cs="Calibri"/>
          <w:b/>
          <w:bCs/>
        </w:rPr>
        <w:t xml:space="preserve">se of </w:t>
      </w:r>
      <w:r w:rsidR="00B7686D">
        <w:rPr>
          <w:rFonts w:ascii="Calibri" w:eastAsia="Times New Roman" w:hAnsi="Calibri" w:cs="Calibri"/>
          <w:b/>
          <w:bCs/>
        </w:rPr>
        <w:t xml:space="preserve">the word </w:t>
      </w:r>
      <w:r w:rsidRPr="2E74CDDA">
        <w:rPr>
          <w:rFonts w:ascii="Calibri" w:eastAsia="Times New Roman" w:hAnsi="Calibri" w:cs="Calibri"/>
          <w:b/>
          <w:bCs/>
        </w:rPr>
        <w:t>"</w:t>
      </w:r>
      <w:r w:rsidR="000E34E4">
        <w:rPr>
          <w:rFonts w:ascii="Calibri" w:eastAsia="Times New Roman" w:hAnsi="Calibri" w:cs="Calibri"/>
          <w:b/>
          <w:bCs/>
        </w:rPr>
        <w:t>i</w:t>
      </w:r>
      <w:r w:rsidRPr="2E74CDDA">
        <w:rPr>
          <w:rFonts w:ascii="Calibri" w:eastAsia="Times New Roman" w:hAnsi="Calibri" w:cs="Calibri"/>
          <w:b/>
          <w:bCs/>
        </w:rPr>
        <w:t>nformant"</w:t>
      </w:r>
      <w:r w:rsidRPr="2E74CDDA">
        <w:rPr>
          <w:rFonts w:ascii="Calibri" w:eastAsia="Times New Roman" w:hAnsi="Calibri" w:cs="Calibri"/>
        </w:rPr>
        <w:t xml:space="preserve"> – Use terms like “interviewee” or “family participant” instead of “informant” to </w:t>
      </w:r>
      <w:commentRangeStart w:id="1"/>
      <w:commentRangeStart w:id="2"/>
      <w:r w:rsidRPr="2E74CDDA">
        <w:rPr>
          <w:rFonts w:ascii="Calibri" w:eastAsia="Times New Roman" w:hAnsi="Calibri" w:cs="Calibri"/>
        </w:rPr>
        <w:t>make the summary more personal.</w:t>
      </w:r>
      <w:commentRangeEnd w:id="1"/>
      <w:r w:rsidR="00BC7ADD">
        <w:commentReference w:id="1"/>
      </w:r>
      <w:commentRangeEnd w:id="2"/>
      <w:r w:rsidR="00BC7ADD">
        <w:commentReference w:id="2"/>
      </w:r>
      <w:r w:rsidR="007E79C2">
        <w:rPr>
          <w:rFonts w:ascii="Calibri" w:eastAsia="Times New Roman" w:hAnsi="Calibri" w:cs="Calibri"/>
        </w:rPr>
        <w:t xml:space="preserve"> </w:t>
      </w:r>
      <w:r w:rsidR="00B7686D">
        <w:rPr>
          <w:rFonts w:ascii="Calibri" w:eastAsia="Times New Roman" w:hAnsi="Calibri" w:cs="Calibri"/>
        </w:rPr>
        <w:t>Also consider describing the interview</w:t>
      </w:r>
      <w:r w:rsidR="00DA3332">
        <w:rPr>
          <w:rFonts w:ascii="Calibri" w:eastAsia="Times New Roman" w:hAnsi="Calibri" w:cs="Calibri"/>
        </w:rPr>
        <w:t xml:space="preserve">ee’s relationship to the </w:t>
      </w:r>
      <w:r w:rsidR="009742E2">
        <w:rPr>
          <w:rFonts w:ascii="Calibri" w:eastAsia="Times New Roman" w:hAnsi="Calibri" w:cs="Calibri"/>
        </w:rPr>
        <w:t>person</w:t>
      </w:r>
      <w:r w:rsidR="00B7686D">
        <w:rPr>
          <w:rFonts w:ascii="Calibri" w:eastAsia="Times New Roman" w:hAnsi="Calibri" w:cs="Calibri"/>
        </w:rPr>
        <w:t>, i.e., “her mother” stated.</w:t>
      </w:r>
    </w:p>
    <w:p w14:paraId="3AE2DC02" w14:textId="6680E7AC"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Humanize the </w:t>
      </w:r>
      <w:r w:rsidR="00604372">
        <w:rPr>
          <w:rFonts w:ascii="Calibri" w:eastAsia="Times New Roman" w:hAnsi="Calibri" w:cs="Calibri"/>
          <w:b/>
          <w:bCs/>
        </w:rPr>
        <w:t>c</w:t>
      </w:r>
      <w:r w:rsidRPr="2E74CDDA">
        <w:rPr>
          <w:rFonts w:ascii="Calibri" w:eastAsia="Times New Roman" w:hAnsi="Calibri" w:cs="Calibri"/>
          <w:b/>
          <w:bCs/>
        </w:rPr>
        <w:t>ase</w:t>
      </w:r>
      <w:r w:rsidRPr="2E74CDDA">
        <w:rPr>
          <w:rFonts w:ascii="Calibri" w:eastAsia="Times New Roman" w:hAnsi="Calibri" w:cs="Calibri"/>
        </w:rPr>
        <w:t xml:space="preserve"> – Avoid or limit use of the term “decedent” when identifying the person who died</w:t>
      </w:r>
      <w:r w:rsidR="00A71096">
        <w:rPr>
          <w:rFonts w:ascii="Calibri" w:eastAsia="Times New Roman" w:hAnsi="Calibri" w:cs="Calibri"/>
        </w:rPr>
        <w:t>. Consider</w:t>
      </w:r>
      <w:r w:rsidRPr="2E74CDDA">
        <w:rPr>
          <w:rFonts w:ascii="Calibri" w:eastAsia="Times New Roman" w:hAnsi="Calibri" w:cs="Calibri"/>
        </w:rPr>
        <w:t xml:space="preserve"> </w:t>
      </w:r>
      <w:commentRangeStart w:id="3"/>
      <w:r w:rsidRPr="2E74CDDA">
        <w:rPr>
          <w:rFonts w:ascii="Calibri" w:eastAsia="Times New Roman" w:hAnsi="Calibri" w:cs="Calibri"/>
        </w:rPr>
        <w:t>us</w:t>
      </w:r>
      <w:r w:rsidR="00A71096">
        <w:rPr>
          <w:rFonts w:ascii="Calibri" w:eastAsia="Times New Roman" w:hAnsi="Calibri" w:cs="Calibri"/>
        </w:rPr>
        <w:t>ing</w:t>
      </w:r>
      <w:r w:rsidRPr="2E74CDDA">
        <w:rPr>
          <w:rFonts w:ascii="Calibri" w:eastAsia="Times New Roman" w:hAnsi="Calibri" w:cs="Calibri"/>
        </w:rPr>
        <w:t xml:space="preserve"> a fictitious name or</w:t>
      </w:r>
      <w:r w:rsidR="00A71096">
        <w:rPr>
          <w:rFonts w:ascii="Calibri" w:eastAsia="Times New Roman" w:hAnsi="Calibri" w:cs="Calibri"/>
        </w:rPr>
        <w:t xml:space="preserve"> pseudonym</w:t>
      </w:r>
      <w:r w:rsidRPr="2E74CDDA">
        <w:rPr>
          <w:rFonts w:ascii="Calibri" w:eastAsia="Times New Roman" w:hAnsi="Calibri" w:cs="Calibri"/>
        </w:rPr>
        <w:t xml:space="preserve"> to create a more empathetic tone.</w:t>
      </w:r>
      <w:commentRangeEnd w:id="3"/>
      <w:r w:rsidR="00BC7ADD">
        <w:commentReference w:id="3"/>
      </w:r>
    </w:p>
    <w:p w14:paraId="2C1F0648" w14:textId="3B08F384"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Use </w:t>
      </w:r>
      <w:r w:rsidR="00604372">
        <w:rPr>
          <w:rFonts w:ascii="Calibri" w:eastAsia="Times New Roman" w:hAnsi="Calibri" w:cs="Calibri"/>
          <w:b/>
          <w:bCs/>
        </w:rPr>
        <w:t>q</w:t>
      </w:r>
      <w:r w:rsidRPr="2E74CDDA">
        <w:rPr>
          <w:rFonts w:ascii="Calibri" w:eastAsia="Times New Roman" w:hAnsi="Calibri" w:cs="Calibri"/>
          <w:b/>
          <w:bCs/>
        </w:rPr>
        <w:t xml:space="preserve">uotes to </w:t>
      </w:r>
      <w:r w:rsidR="00604372">
        <w:rPr>
          <w:rFonts w:ascii="Calibri" w:eastAsia="Times New Roman" w:hAnsi="Calibri" w:cs="Calibri"/>
          <w:b/>
          <w:bCs/>
        </w:rPr>
        <w:t>p</w:t>
      </w:r>
      <w:r w:rsidRPr="2E74CDDA">
        <w:rPr>
          <w:rFonts w:ascii="Calibri" w:eastAsia="Times New Roman" w:hAnsi="Calibri" w:cs="Calibri"/>
          <w:b/>
          <w:bCs/>
        </w:rPr>
        <w:t xml:space="preserve">reserve the </w:t>
      </w:r>
      <w:r w:rsidR="00604372">
        <w:rPr>
          <w:rFonts w:ascii="Calibri" w:eastAsia="Times New Roman" w:hAnsi="Calibri" w:cs="Calibri"/>
          <w:b/>
          <w:bCs/>
        </w:rPr>
        <w:t>f</w:t>
      </w:r>
      <w:r w:rsidRPr="2E74CDDA">
        <w:rPr>
          <w:rFonts w:ascii="Calibri" w:eastAsia="Times New Roman" w:hAnsi="Calibri" w:cs="Calibri"/>
          <w:b/>
          <w:bCs/>
        </w:rPr>
        <w:t xml:space="preserve">amily’s </w:t>
      </w:r>
      <w:r w:rsidR="00604372">
        <w:rPr>
          <w:rFonts w:ascii="Calibri" w:eastAsia="Times New Roman" w:hAnsi="Calibri" w:cs="Calibri"/>
          <w:b/>
          <w:bCs/>
        </w:rPr>
        <w:t>v</w:t>
      </w:r>
      <w:r w:rsidRPr="00B7686D">
        <w:rPr>
          <w:rFonts w:ascii="Calibri" w:eastAsia="Times New Roman" w:hAnsi="Calibri" w:cs="Calibri"/>
          <w:b/>
          <w:bCs/>
        </w:rPr>
        <w:t>oice</w:t>
      </w:r>
      <w:r w:rsidR="006F74CB">
        <w:rPr>
          <w:rFonts w:ascii="Calibri" w:eastAsia="Times New Roman" w:hAnsi="Calibri" w:cs="Calibri"/>
        </w:rPr>
        <w:t xml:space="preserve"> </w:t>
      </w:r>
      <w:r w:rsidRPr="2E74CDDA">
        <w:rPr>
          <w:rFonts w:ascii="Calibri" w:eastAsia="Times New Roman" w:hAnsi="Calibri" w:cs="Calibri"/>
        </w:rPr>
        <w:t xml:space="preserve">– Direct quotes help </w:t>
      </w:r>
      <w:r w:rsidR="007878D7">
        <w:rPr>
          <w:rFonts w:ascii="Calibri" w:eastAsia="Times New Roman" w:hAnsi="Calibri" w:cs="Calibri"/>
        </w:rPr>
        <w:t xml:space="preserve">to </w:t>
      </w:r>
      <w:r w:rsidRPr="2E74CDDA">
        <w:rPr>
          <w:rFonts w:ascii="Calibri" w:eastAsia="Times New Roman" w:hAnsi="Calibri" w:cs="Calibri"/>
        </w:rPr>
        <w:t>accurately reflect the family's perspective and prevent misinterpretation.</w:t>
      </w:r>
    </w:p>
    <w:p w14:paraId="3D40C28F" w14:textId="54D152F7" w:rsidR="00BC7ADD" w:rsidRPr="00BC7ADD" w:rsidRDefault="00BC7ADD" w:rsidP="00BC7ADD">
      <w:pPr>
        <w:pStyle w:val="ListParagraph"/>
        <w:numPr>
          <w:ilvl w:val="0"/>
          <w:numId w:val="29"/>
        </w:numPr>
        <w:rPr>
          <w:rFonts w:ascii="Calibri" w:eastAsia="Times New Roman" w:hAnsi="Calibri" w:cs="Calibri"/>
        </w:rPr>
      </w:pPr>
      <w:r w:rsidRPr="00BC7ADD">
        <w:rPr>
          <w:rFonts w:ascii="Calibri" w:eastAsia="Times New Roman" w:hAnsi="Calibri" w:cs="Calibri"/>
          <w:b/>
          <w:bCs/>
        </w:rPr>
        <w:t xml:space="preserve">Inclusive and </w:t>
      </w:r>
      <w:r w:rsidR="00604372">
        <w:rPr>
          <w:rFonts w:ascii="Calibri" w:eastAsia="Times New Roman" w:hAnsi="Calibri" w:cs="Calibri"/>
          <w:b/>
          <w:bCs/>
        </w:rPr>
        <w:t>s</w:t>
      </w:r>
      <w:r w:rsidRPr="00BC7ADD">
        <w:rPr>
          <w:rFonts w:ascii="Calibri" w:eastAsia="Times New Roman" w:hAnsi="Calibri" w:cs="Calibri"/>
          <w:b/>
          <w:bCs/>
        </w:rPr>
        <w:t xml:space="preserve">ensitive </w:t>
      </w:r>
      <w:r w:rsidR="00604372">
        <w:rPr>
          <w:rFonts w:ascii="Calibri" w:eastAsia="Times New Roman" w:hAnsi="Calibri" w:cs="Calibri"/>
          <w:b/>
          <w:bCs/>
        </w:rPr>
        <w:t>l</w:t>
      </w:r>
      <w:r w:rsidRPr="00BC7ADD">
        <w:rPr>
          <w:rFonts w:ascii="Calibri" w:eastAsia="Times New Roman" w:hAnsi="Calibri" w:cs="Calibri"/>
          <w:b/>
          <w:bCs/>
        </w:rPr>
        <w:t>anguage</w:t>
      </w:r>
      <w:r w:rsidRPr="00BC7ADD">
        <w:rPr>
          <w:rFonts w:ascii="Calibri" w:eastAsia="Times New Roman" w:hAnsi="Calibri" w:cs="Calibri"/>
        </w:rPr>
        <w:t xml:space="preserve"> – Ensure language is respectful and empathetic</w:t>
      </w:r>
      <w:r w:rsidR="000E34E4">
        <w:rPr>
          <w:rFonts w:ascii="Calibri" w:eastAsia="Times New Roman" w:hAnsi="Calibri" w:cs="Calibri"/>
        </w:rPr>
        <w:t>;</w:t>
      </w:r>
      <w:r w:rsidR="00604372">
        <w:rPr>
          <w:rFonts w:ascii="Calibri" w:eastAsia="Times New Roman" w:hAnsi="Calibri" w:cs="Calibri"/>
        </w:rPr>
        <w:t xml:space="preserve"> </w:t>
      </w:r>
      <w:r w:rsidRPr="00BC7ADD">
        <w:rPr>
          <w:rFonts w:ascii="Calibri" w:eastAsia="Times New Roman" w:hAnsi="Calibri" w:cs="Calibri"/>
        </w:rPr>
        <w:t xml:space="preserve">consult guidelines </w:t>
      </w:r>
      <w:r w:rsidR="001A2090">
        <w:rPr>
          <w:rFonts w:ascii="Calibri" w:eastAsia="Times New Roman" w:hAnsi="Calibri" w:cs="Calibri"/>
        </w:rPr>
        <w:t xml:space="preserve">for Trauma Informed Care. </w:t>
      </w:r>
    </w:p>
    <w:p w14:paraId="7874CFF2" w14:textId="34A64A0E" w:rsidR="00BC7ADD" w:rsidRPr="00BC7ADD" w:rsidRDefault="005D5249" w:rsidP="00BC7ADD">
      <w:pPr>
        <w:pStyle w:val="ListParagraph"/>
        <w:numPr>
          <w:ilvl w:val="0"/>
          <w:numId w:val="29"/>
        </w:numPr>
        <w:rPr>
          <w:rFonts w:ascii="Calibri" w:eastAsia="Times New Roman" w:hAnsi="Calibri" w:cs="Calibri"/>
        </w:rPr>
      </w:pPr>
      <w:r>
        <w:rPr>
          <w:rFonts w:ascii="Calibri" w:eastAsia="Times New Roman" w:hAnsi="Calibri" w:cs="Calibri"/>
          <w:b/>
          <w:bCs/>
        </w:rPr>
        <w:t xml:space="preserve">Capture </w:t>
      </w:r>
      <w:r w:rsidR="00604372">
        <w:rPr>
          <w:rFonts w:ascii="Calibri" w:eastAsia="Times New Roman" w:hAnsi="Calibri" w:cs="Calibri"/>
          <w:b/>
          <w:bCs/>
        </w:rPr>
        <w:t>p</w:t>
      </w:r>
      <w:r>
        <w:rPr>
          <w:rFonts w:ascii="Calibri" w:eastAsia="Times New Roman" w:hAnsi="Calibri" w:cs="Calibri"/>
          <w:b/>
          <w:bCs/>
        </w:rPr>
        <w:t>erspectives</w:t>
      </w:r>
      <w:r w:rsidR="00BC7ADD" w:rsidRPr="00BC7ADD">
        <w:rPr>
          <w:rFonts w:ascii="Calibri" w:eastAsia="Times New Roman" w:hAnsi="Calibri" w:cs="Calibri"/>
        </w:rPr>
        <w:t xml:space="preserve"> – Capture family perspectives on factors that may have impacted outcomes.</w:t>
      </w:r>
    </w:p>
    <w:p w14:paraId="2775F5B6" w14:textId="557D8EC3" w:rsidR="00BC7ADD" w:rsidRPr="00382804" w:rsidRDefault="00BC7ADD" w:rsidP="00BC7ADD">
      <w:pPr>
        <w:pStyle w:val="Body"/>
        <w:numPr>
          <w:ilvl w:val="0"/>
          <w:numId w:val="29"/>
        </w:numPr>
        <w:rPr>
          <w:rFonts w:ascii="Calibri" w:eastAsia="Cambria" w:hAnsi="Calibri" w:cs="Calibri"/>
          <w:b/>
          <w:bCs/>
          <w:sz w:val="24"/>
          <w:szCs w:val="24"/>
        </w:rPr>
      </w:pPr>
      <w:r w:rsidRPr="00BC7ADD">
        <w:rPr>
          <w:rFonts w:ascii="Calibri" w:eastAsia="Times New Roman" w:hAnsi="Calibri" w:cs="Calibri"/>
          <w:b/>
          <w:bCs/>
          <w:color w:val="auto"/>
          <w:sz w:val="24"/>
          <w:szCs w:val="24"/>
          <w:bdr w:val="none" w:sz="0" w:space="0" w:color="auto"/>
        </w:rPr>
        <w:t xml:space="preserve">Capture </w:t>
      </w:r>
      <w:r w:rsidR="00604372">
        <w:rPr>
          <w:rFonts w:ascii="Calibri" w:eastAsia="Times New Roman" w:hAnsi="Calibri" w:cs="Calibri"/>
          <w:b/>
          <w:bCs/>
          <w:color w:val="auto"/>
          <w:sz w:val="24"/>
          <w:szCs w:val="24"/>
          <w:bdr w:val="none" w:sz="0" w:space="0" w:color="auto"/>
        </w:rPr>
        <w:t>s</w:t>
      </w:r>
      <w:r w:rsidRPr="00BC7ADD">
        <w:rPr>
          <w:rFonts w:ascii="Calibri" w:eastAsia="Times New Roman" w:hAnsi="Calibri" w:cs="Calibri"/>
          <w:b/>
          <w:bCs/>
          <w:color w:val="auto"/>
          <w:sz w:val="24"/>
          <w:szCs w:val="24"/>
          <w:bdr w:val="none" w:sz="0" w:space="0" w:color="auto"/>
        </w:rPr>
        <w:t xml:space="preserve">ocial </w:t>
      </w:r>
      <w:r w:rsidR="00604372">
        <w:rPr>
          <w:rFonts w:ascii="Calibri" w:eastAsia="Times New Roman" w:hAnsi="Calibri" w:cs="Calibri"/>
          <w:b/>
          <w:bCs/>
          <w:color w:val="auto"/>
          <w:sz w:val="24"/>
          <w:szCs w:val="24"/>
          <w:bdr w:val="none" w:sz="0" w:space="0" w:color="auto"/>
        </w:rPr>
        <w:t>d</w:t>
      </w:r>
      <w:r w:rsidRPr="00BC7ADD">
        <w:rPr>
          <w:rFonts w:ascii="Calibri" w:eastAsia="Times New Roman" w:hAnsi="Calibri" w:cs="Calibri"/>
          <w:b/>
          <w:bCs/>
          <w:color w:val="auto"/>
          <w:sz w:val="24"/>
          <w:szCs w:val="24"/>
          <w:bdr w:val="none" w:sz="0" w:space="0" w:color="auto"/>
        </w:rPr>
        <w:t xml:space="preserve">eterminants of </w:t>
      </w:r>
      <w:r w:rsidR="00604372">
        <w:rPr>
          <w:rFonts w:ascii="Calibri" w:eastAsia="Times New Roman" w:hAnsi="Calibri" w:cs="Calibri"/>
          <w:b/>
          <w:bCs/>
          <w:color w:val="auto"/>
          <w:sz w:val="24"/>
          <w:szCs w:val="24"/>
          <w:bdr w:val="none" w:sz="0" w:space="0" w:color="auto"/>
        </w:rPr>
        <w:t>h</w:t>
      </w:r>
      <w:r w:rsidRPr="00BC7ADD">
        <w:rPr>
          <w:rFonts w:ascii="Calibri" w:eastAsia="Times New Roman" w:hAnsi="Calibri" w:cs="Calibri"/>
          <w:b/>
          <w:bCs/>
          <w:color w:val="auto"/>
          <w:sz w:val="24"/>
          <w:szCs w:val="24"/>
          <w:bdr w:val="none" w:sz="0" w:space="0" w:color="auto"/>
        </w:rPr>
        <w:t>ealth</w:t>
      </w:r>
      <w:r w:rsidRPr="00BC7ADD">
        <w:rPr>
          <w:rFonts w:ascii="Calibri" w:eastAsia="Times New Roman" w:hAnsi="Calibri" w:cs="Calibri"/>
          <w:color w:val="auto"/>
          <w:sz w:val="24"/>
          <w:szCs w:val="24"/>
          <w:bdr w:val="none" w:sz="0" w:space="0" w:color="auto"/>
        </w:rPr>
        <w:t xml:space="preserve"> – Include insights </w:t>
      </w:r>
      <w:r w:rsidR="003708C2">
        <w:rPr>
          <w:rFonts w:ascii="Calibri" w:eastAsia="Times New Roman" w:hAnsi="Calibri" w:cs="Calibri"/>
          <w:color w:val="auto"/>
          <w:sz w:val="24"/>
          <w:szCs w:val="24"/>
          <w:bdr w:val="none" w:sz="0" w:space="0" w:color="auto"/>
        </w:rPr>
        <w:t>such as</w:t>
      </w:r>
      <w:r w:rsidR="007E79C2">
        <w:rPr>
          <w:rFonts w:ascii="Calibri" w:eastAsia="Times New Roman" w:hAnsi="Calibri" w:cs="Calibri"/>
          <w:color w:val="auto"/>
          <w:sz w:val="24"/>
          <w:szCs w:val="24"/>
          <w:bdr w:val="none" w:sz="0" w:space="0" w:color="auto"/>
        </w:rPr>
        <w:t xml:space="preserve"> </w:t>
      </w:r>
      <w:r w:rsidRPr="00BC7ADD">
        <w:rPr>
          <w:rFonts w:ascii="Calibri" w:eastAsia="Times New Roman" w:hAnsi="Calibri" w:cs="Calibri"/>
          <w:color w:val="auto"/>
          <w:sz w:val="24"/>
          <w:szCs w:val="24"/>
          <w:bdr w:val="none" w:sz="0" w:space="0" w:color="auto"/>
        </w:rPr>
        <w:t xml:space="preserve">housing, </w:t>
      </w:r>
      <w:r w:rsidR="00B7686D">
        <w:rPr>
          <w:rFonts w:ascii="Calibri" w:eastAsia="Times New Roman" w:hAnsi="Calibri" w:cs="Calibri"/>
          <w:color w:val="auto"/>
          <w:sz w:val="24"/>
          <w:szCs w:val="24"/>
          <w:bdr w:val="none" w:sz="0" w:space="0" w:color="auto"/>
        </w:rPr>
        <w:t xml:space="preserve">social and emotional stressors, </w:t>
      </w:r>
      <w:commentRangeStart w:id="4"/>
      <w:r w:rsidRPr="00BC7ADD">
        <w:rPr>
          <w:rFonts w:ascii="Calibri" w:eastAsia="Times New Roman" w:hAnsi="Calibri" w:cs="Calibri"/>
          <w:color w:val="auto"/>
          <w:sz w:val="24"/>
          <w:szCs w:val="24"/>
          <w:bdr w:val="none" w:sz="0" w:space="0" w:color="auto"/>
        </w:rPr>
        <w:t>financial stress</w:t>
      </w:r>
      <w:commentRangeEnd w:id="4"/>
      <w:r>
        <w:commentReference w:id="4"/>
      </w:r>
      <w:r w:rsidRPr="00BC7ADD">
        <w:rPr>
          <w:rFonts w:ascii="Calibri" w:eastAsia="Times New Roman" w:hAnsi="Calibri" w:cs="Calibri"/>
          <w:color w:val="auto"/>
          <w:sz w:val="24"/>
          <w:szCs w:val="24"/>
          <w:bdr w:val="none" w:sz="0" w:space="0" w:color="auto"/>
        </w:rPr>
        <w:t xml:space="preserve">, mental health, </w:t>
      </w:r>
      <w:r w:rsidR="00B7686D">
        <w:rPr>
          <w:rFonts w:ascii="Calibri" w:eastAsia="Times New Roman" w:hAnsi="Calibri" w:cs="Calibri"/>
          <w:color w:val="auto"/>
          <w:sz w:val="24"/>
          <w:szCs w:val="24"/>
          <w:bdr w:val="none" w:sz="0" w:space="0" w:color="auto"/>
        </w:rPr>
        <w:t>access to care</w:t>
      </w:r>
      <w:r w:rsidR="003708C2">
        <w:rPr>
          <w:rFonts w:ascii="Calibri" w:eastAsia="Times New Roman" w:hAnsi="Calibri" w:cs="Calibri"/>
          <w:color w:val="auto"/>
          <w:sz w:val="24"/>
          <w:szCs w:val="24"/>
          <w:bdr w:val="none" w:sz="0" w:space="0" w:color="auto"/>
        </w:rPr>
        <w:t>, etc.</w:t>
      </w:r>
      <w:r w:rsidRPr="00BC7ADD">
        <w:rPr>
          <w:rFonts w:ascii="Calibri" w:eastAsia="Times New Roman" w:hAnsi="Calibri" w:cs="Calibri"/>
          <w:color w:val="auto"/>
          <w:sz w:val="24"/>
          <w:szCs w:val="24"/>
          <w:bdr w:val="none" w:sz="0" w:space="0" w:color="auto"/>
        </w:rPr>
        <w:t xml:space="preserve"> that may not be </w:t>
      </w:r>
      <w:r w:rsidR="003708C2">
        <w:rPr>
          <w:rFonts w:ascii="Calibri" w:eastAsia="Times New Roman" w:hAnsi="Calibri" w:cs="Calibri"/>
          <w:color w:val="auto"/>
          <w:sz w:val="24"/>
          <w:szCs w:val="24"/>
          <w:bdr w:val="none" w:sz="0" w:space="0" w:color="auto"/>
        </w:rPr>
        <w:t xml:space="preserve">found </w:t>
      </w:r>
      <w:r w:rsidRPr="00BC7ADD">
        <w:rPr>
          <w:rFonts w:ascii="Calibri" w:eastAsia="Times New Roman" w:hAnsi="Calibri" w:cs="Calibri"/>
          <w:color w:val="auto"/>
          <w:sz w:val="24"/>
          <w:szCs w:val="24"/>
          <w:bdr w:val="none" w:sz="0" w:space="0" w:color="auto"/>
        </w:rPr>
        <w:t xml:space="preserve">in </w:t>
      </w:r>
      <w:r w:rsidR="003708C2">
        <w:rPr>
          <w:rFonts w:ascii="Calibri" w:eastAsia="Times New Roman" w:hAnsi="Calibri" w:cs="Calibri"/>
          <w:color w:val="auto"/>
          <w:sz w:val="24"/>
          <w:szCs w:val="24"/>
          <w:bdr w:val="none" w:sz="0" w:space="0" w:color="auto"/>
        </w:rPr>
        <w:t xml:space="preserve">the </w:t>
      </w:r>
      <w:r w:rsidRPr="00BC7ADD">
        <w:rPr>
          <w:rFonts w:ascii="Calibri" w:eastAsia="Times New Roman" w:hAnsi="Calibri" w:cs="Calibri"/>
          <w:color w:val="auto"/>
          <w:sz w:val="24"/>
          <w:szCs w:val="24"/>
          <w:bdr w:val="none" w:sz="0" w:space="0" w:color="auto"/>
        </w:rPr>
        <w:t>medical records.</w:t>
      </w:r>
    </w:p>
    <w:p w14:paraId="697815E3" w14:textId="51D2921D" w:rsidR="00382804" w:rsidRDefault="009832EB" w:rsidP="00BC7ADD">
      <w:pPr>
        <w:pStyle w:val="Body"/>
        <w:numPr>
          <w:ilvl w:val="0"/>
          <w:numId w:val="29"/>
        </w:numPr>
        <w:rPr>
          <w:rFonts w:ascii="Calibri" w:eastAsia="Cambria" w:hAnsi="Calibri" w:cs="Calibri"/>
          <w:b/>
          <w:bCs/>
          <w:sz w:val="24"/>
          <w:szCs w:val="24"/>
        </w:rPr>
      </w:pPr>
      <w:r>
        <w:rPr>
          <w:rFonts w:ascii="Calibri" w:eastAsia="Times New Roman" w:hAnsi="Calibri" w:cs="Calibri"/>
          <w:b/>
          <w:bCs/>
          <w:color w:val="auto"/>
          <w:sz w:val="24"/>
          <w:szCs w:val="24"/>
          <w:bdr w:val="none" w:sz="0" w:space="0" w:color="auto"/>
        </w:rPr>
        <w:t xml:space="preserve">Edit and Revise </w:t>
      </w:r>
      <w:r w:rsidR="00ED52CF" w:rsidRPr="00BC7ADD">
        <w:rPr>
          <w:rFonts w:ascii="Calibri" w:eastAsia="Times New Roman" w:hAnsi="Calibri" w:cs="Calibri"/>
          <w:color w:val="auto"/>
          <w:sz w:val="24"/>
          <w:szCs w:val="24"/>
          <w:bdr w:val="none" w:sz="0" w:space="0" w:color="auto"/>
        </w:rPr>
        <w:t xml:space="preserve">– </w:t>
      </w:r>
      <w:r w:rsidR="00382804" w:rsidRPr="00FA34B6">
        <w:rPr>
          <w:rFonts w:ascii="Calibri" w:eastAsia="Times New Roman" w:hAnsi="Calibri" w:cs="Calibri"/>
          <w:color w:val="auto"/>
          <w:sz w:val="24"/>
          <w:szCs w:val="24"/>
          <w:bdr w:val="none" w:sz="0" w:space="0" w:color="auto"/>
        </w:rPr>
        <w:t xml:space="preserve">Be sure to </w:t>
      </w:r>
      <w:commentRangeStart w:id="5"/>
      <w:commentRangeStart w:id="6"/>
      <w:r w:rsidR="00382804" w:rsidRPr="00FA34B6">
        <w:rPr>
          <w:rFonts w:ascii="Calibri" w:eastAsia="Times New Roman" w:hAnsi="Calibri" w:cs="Calibri"/>
          <w:color w:val="auto"/>
          <w:sz w:val="24"/>
          <w:szCs w:val="24"/>
          <w:bdr w:val="none" w:sz="0" w:space="0" w:color="auto"/>
        </w:rPr>
        <w:t>delete</w:t>
      </w:r>
      <w:r w:rsidR="00422C59">
        <w:rPr>
          <w:rFonts w:ascii="Calibri" w:eastAsia="Times New Roman" w:hAnsi="Calibri" w:cs="Calibri"/>
          <w:color w:val="auto"/>
          <w:sz w:val="24"/>
          <w:szCs w:val="24"/>
          <w:bdr w:val="none" w:sz="0" w:space="0" w:color="auto"/>
        </w:rPr>
        <w:t xml:space="preserve"> the </w:t>
      </w:r>
      <w:r w:rsidR="002F3B8B">
        <w:rPr>
          <w:rFonts w:ascii="Calibri" w:eastAsia="Times New Roman" w:hAnsi="Calibri" w:cs="Calibri"/>
          <w:color w:val="auto"/>
          <w:sz w:val="24"/>
          <w:szCs w:val="24"/>
          <w:bdr w:val="none" w:sz="0" w:space="0" w:color="auto"/>
        </w:rPr>
        <w:t>data entry</w:t>
      </w:r>
      <w:r w:rsidR="00EF5C5B">
        <w:rPr>
          <w:rFonts w:ascii="Calibri" w:eastAsia="Times New Roman" w:hAnsi="Calibri" w:cs="Calibri"/>
          <w:color w:val="auto"/>
          <w:sz w:val="24"/>
          <w:szCs w:val="24"/>
          <w:bdr w:val="none" w:sz="0" w:space="0" w:color="auto"/>
        </w:rPr>
        <w:t xml:space="preserve"> tips in</w:t>
      </w:r>
      <w:r w:rsidR="00382804" w:rsidRPr="00FA34B6">
        <w:rPr>
          <w:rFonts w:ascii="Calibri" w:eastAsia="Times New Roman" w:hAnsi="Calibri" w:cs="Calibri"/>
          <w:color w:val="auto"/>
          <w:sz w:val="24"/>
          <w:szCs w:val="24"/>
          <w:bdr w:val="none" w:sz="0" w:space="0" w:color="auto"/>
        </w:rPr>
        <w:t xml:space="preserve"> parenthesis </w:t>
      </w:r>
      <w:commentRangeEnd w:id="5"/>
      <w:r w:rsidR="00582257">
        <w:rPr>
          <w:rStyle w:val="CommentReference"/>
          <w:rFonts w:ascii="Times New Roman" w:hAnsi="Times New Roman" w:cs="Times New Roman"/>
          <w:color w:val="auto"/>
        </w:rPr>
        <w:commentReference w:id="5"/>
      </w:r>
      <w:commentRangeEnd w:id="6"/>
      <w:r w:rsidR="00EF5C5B">
        <w:rPr>
          <w:rStyle w:val="CommentReference"/>
          <w:rFonts w:ascii="Times New Roman" w:hAnsi="Times New Roman" w:cs="Times New Roman"/>
          <w:color w:val="auto"/>
        </w:rPr>
        <w:commentReference w:id="6"/>
      </w:r>
      <w:r w:rsidR="00FA34B6">
        <w:rPr>
          <w:rFonts w:ascii="Calibri" w:eastAsia="Times New Roman" w:hAnsi="Calibri" w:cs="Calibri"/>
          <w:color w:val="auto"/>
          <w:sz w:val="24"/>
          <w:szCs w:val="24"/>
          <w:bdr w:val="none" w:sz="0" w:space="0" w:color="auto"/>
        </w:rPr>
        <w:t xml:space="preserve">upon summary </w:t>
      </w:r>
      <w:r w:rsidR="00382804" w:rsidRPr="00FA34B6">
        <w:rPr>
          <w:rFonts w:ascii="Calibri" w:eastAsia="Times New Roman" w:hAnsi="Calibri" w:cs="Calibri"/>
          <w:color w:val="auto"/>
          <w:sz w:val="24"/>
          <w:szCs w:val="24"/>
          <w:bdr w:val="none" w:sz="0" w:space="0" w:color="auto"/>
        </w:rPr>
        <w:t>complet</w:t>
      </w:r>
      <w:r w:rsidR="00FA34B6">
        <w:rPr>
          <w:rFonts w:ascii="Calibri" w:eastAsia="Times New Roman" w:hAnsi="Calibri" w:cs="Calibri"/>
          <w:color w:val="auto"/>
          <w:sz w:val="24"/>
          <w:szCs w:val="24"/>
          <w:bdr w:val="none" w:sz="0" w:space="0" w:color="auto"/>
        </w:rPr>
        <w:t>ion</w:t>
      </w:r>
      <w:r w:rsidR="00382804" w:rsidRPr="00FA34B6">
        <w:rPr>
          <w:rFonts w:ascii="Calibri" w:eastAsia="Times New Roman" w:hAnsi="Calibri" w:cs="Calibri"/>
          <w:color w:val="auto"/>
          <w:sz w:val="24"/>
          <w:szCs w:val="24"/>
          <w:bdr w:val="none" w:sz="0" w:space="0" w:color="auto"/>
        </w:rPr>
        <w:t xml:space="preserve"> and delete any portion </w:t>
      </w:r>
      <w:r w:rsidR="00FA34B6">
        <w:rPr>
          <w:rFonts w:ascii="Calibri" w:eastAsia="Times New Roman" w:hAnsi="Calibri" w:cs="Calibri"/>
          <w:color w:val="auto"/>
          <w:sz w:val="24"/>
          <w:szCs w:val="24"/>
          <w:bdr w:val="none" w:sz="0" w:space="0" w:color="auto"/>
        </w:rPr>
        <w:t xml:space="preserve">of the template </w:t>
      </w:r>
      <w:r w:rsidR="00382804" w:rsidRPr="00FA34B6">
        <w:rPr>
          <w:rFonts w:ascii="Calibri" w:eastAsia="Times New Roman" w:hAnsi="Calibri" w:cs="Calibri"/>
          <w:color w:val="auto"/>
          <w:sz w:val="24"/>
          <w:szCs w:val="24"/>
          <w:bdr w:val="none" w:sz="0" w:space="0" w:color="auto"/>
        </w:rPr>
        <w:t>that is not applicable to the story</w:t>
      </w:r>
      <w:r w:rsidR="00382804" w:rsidRPr="00FA34B6">
        <w:rPr>
          <w:rFonts w:ascii="Calibri" w:eastAsia="Cambria" w:hAnsi="Calibri" w:cs="Calibri"/>
          <w:sz w:val="24"/>
          <w:szCs w:val="24"/>
        </w:rPr>
        <w:t>.</w:t>
      </w:r>
    </w:p>
    <w:p w14:paraId="6DD3130F" w14:textId="52314671" w:rsidR="00FA34B6" w:rsidRPr="00FA34B6" w:rsidRDefault="00FA34B6" w:rsidP="00BC7ADD">
      <w:pPr>
        <w:pStyle w:val="Body"/>
        <w:numPr>
          <w:ilvl w:val="0"/>
          <w:numId w:val="29"/>
        </w:numPr>
        <w:rPr>
          <w:rFonts w:ascii="Calibri" w:eastAsia="Cambria" w:hAnsi="Calibri" w:cs="Calibri"/>
          <w:sz w:val="24"/>
          <w:szCs w:val="24"/>
        </w:rPr>
      </w:pPr>
      <w:r>
        <w:rPr>
          <w:rFonts w:ascii="Calibri" w:eastAsia="Times New Roman" w:hAnsi="Calibri" w:cs="Calibri"/>
          <w:b/>
          <w:bCs/>
          <w:color w:val="auto"/>
          <w:sz w:val="24"/>
          <w:szCs w:val="24"/>
          <w:bdr w:val="none" w:sz="0" w:space="0" w:color="auto"/>
        </w:rPr>
        <w:t>Upload to MMRIA</w:t>
      </w:r>
      <w:r w:rsidR="00ED52CF">
        <w:rPr>
          <w:rFonts w:ascii="Calibri" w:eastAsia="Times New Roman" w:hAnsi="Calibri" w:cs="Calibri"/>
          <w:b/>
          <w:bCs/>
          <w:color w:val="auto"/>
          <w:sz w:val="24"/>
          <w:szCs w:val="24"/>
          <w:bdr w:val="none" w:sz="0" w:space="0" w:color="auto"/>
        </w:rPr>
        <w:t xml:space="preserve"> </w:t>
      </w:r>
      <w:r w:rsidR="00ED52CF" w:rsidRPr="00BC7ADD">
        <w:rPr>
          <w:rFonts w:ascii="Calibri" w:eastAsia="Times New Roman" w:hAnsi="Calibri" w:cs="Calibri"/>
          <w:color w:val="auto"/>
          <w:sz w:val="24"/>
          <w:szCs w:val="24"/>
          <w:bdr w:val="none" w:sz="0" w:space="0" w:color="auto"/>
        </w:rPr>
        <w:t xml:space="preserve">– </w:t>
      </w:r>
      <w:r w:rsidRPr="00FA34B6">
        <w:rPr>
          <w:rFonts w:ascii="Calibri" w:eastAsia="Times New Roman" w:hAnsi="Calibri" w:cs="Calibri"/>
          <w:color w:val="auto"/>
          <w:sz w:val="24"/>
          <w:szCs w:val="24"/>
          <w:bdr w:val="none" w:sz="0" w:space="0" w:color="auto"/>
        </w:rPr>
        <w:t>Remember to upload the complete summary into the Reviewer’s Notes section on the bottom of the Informant Interview Form in MMRIA</w:t>
      </w:r>
      <w:r w:rsidRPr="00FA34B6">
        <w:rPr>
          <w:rFonts w:ascii="Calibri" w:eastAsia="Cambria" w:hAnsi="Calibri" w:cs="Calibri"/>
          <w:sz w:val="24"/>
          <w:szCs w:val="24"/>
        </w:rPr>
        <w:t>.</w:t>
      </w:r>
    </w:p>
    <w:p w14:paraId="6B0A4086" w14:textId="77777777" w:rsidR="00BC7ADD" w:rsidRDefault="00BC7ADD" w:rsidP="00BF1CCD">
      <w:pPr>
        <w:pStyle w:val="Body"/>
        <w:rPr>
          <w:rFonts w:ascii="Calibri" w:eastAsia="Cambria" w:hAnsi="Calibri" w:cs="Calibri"/>
          <w:b/>
          <w:bCs/>
          <w:sz w:val="24"/>
          <w:szCs w:val="24"/>
        </w:rPr>
      </w:pPr>
      <w:commentRangeStart w:id="7"/>
      <w:commentRangeStart w:id="8"/>
      <w:commentRangeStart w:id="9"/>
      <w:commentRangeEnd w:id="7"/>
      <w:r>
        <w:commentReference w:id="7"/>
      </w:r>
      <w:commentRangeEnd w:id="8"/>
      <w:r>
        <w:commentReference w:id="8"/>
      </w:r>
      <w:commentRangeEnd w:id="9"/>
      <w:r>
        <w:commentReference w:id="9"/>
      </w:r>
    </w:p>
    <w:p w14:paraId="494E3CB6" w14:textId="77777777" w:rsidR="0090118A" w:rsidRPr="00040C9E" w:rsidRDefault="0090118A" w:rsidP="00BF1CCD">
      <w:pPr>
        <w:pStyle w:val="Body"/>
        <w:rPr>
          <w:rFonts w:ascii="Calibri" w:eastAsia="Cambria" w:hAnsi="Calibri" w:cs="Calibri"/>
          <w:b/>
          <w:bCs/>
          <w:sz w:val="24"/>
          <w:szCs w:val="24"/>
          <w:u w:color="000000"/>
        </w:rPr>
      </w:pPr>
    </w:p>
    <w:p w14:paraId="55C9D5E7" w14:textId="41971666" w:rsidR="00040C9E" w:rsidRPr="0090118A" w:rsidRDefault="67D55C02" w:rsidP="00CD6033">
      <w:pPr>
        <w:pStyle w:val="IGSectionDividers"/>
        <w:shd w:val="clear" w:color="auto" w:fill="CF8FE4" w:themeFill="accent6" w:themeFillTint="66"/>
        <w:tabs>
          <w:tab w:val="center" w:pos="4680"/>
        </w:tabs>
        <w:rPr>
          <w:rFonts w:ascii="Aptos" w:hAnsi="Aptos"/>
          <w:sz w:val="24"/>
          <w:szCs w:val="24"/>
        </w:rPr>
      </w:pPr>
      <w:r w:rsidRPr="67D55C02">
        <w:rPr>
          <w:rFonts w:ascii="Aptos" w:hAnsi="Aptos" w:cs="Calibri"/>
          <w:b/>
          <w:bCs/>
          <w:sz w:val="28"/>
          <w:szCs w:val="28"/>
        </w:rPr>
        <w:t>I. BRIEF SOCIAL</w:t>
      </w:r>
      <w:r w:rsidRPr="67D55C02">
        <w:rPr>
          <w:rFonts w:ascii="Aptos" w:hAnsi="Aptos"/>
          <w:b/>
          <w:bCs/>
          <w:sz w:val="28"/>
          <w:szCs w:val="28"/>
        </w:rPr>
        <w:t xml:space="preserve"> HISTORY </w:t>
      </w:r>
      <w:r w:rsidR="00040C9E">
        <w:tab/>
      </w:r>
    </w:p>
    <w:p w14:paraId="790F5271" w14:textId="77777777" w:rsidR="007926C8" w:rsidRDefault="007926C8" w:rsidP="007926C8"/>
    <w:p w14:paraId="1EA0D203" w14:textId="7A30D238" w:rsidR="00DF64F5" w:rsidRPr="00DF64F5" w:rsidRDefault="00DF64F5" w:rsidP="00B81DAE">
      <w:pPr>
        <w:rPr>
          <w:rStyle w:val="normaltextrun"/>
          <w:rFonts w:ascii="Calibri" w:hAnsi="Calibri" w:cs="Calibri"/>
          <w:b/>
          <w:bCs/>
          <w:color w:val="351042" w:themeColor="accent6" w:themeShade="80"/>
          <w:shd w:val="clear" w:color="auto" w:fill="FFFFFF"/>
        </w:rPr>
      </w:pPr>
      <w:r w:rsidRPr="00DF64F5">
        <w:rPr>
          <w:rStyle w:val="normaltextrun"/>
          <w:rFonts w:ascii="Calibri" w:hAnsi="Calibri" w:cs="Calibri"/>
          <w:b/>
          <w:bCs/>
          <w:color w:val="351042" w:themeColor="accent6" w:themeShade="80"/>
          <w:shd w:val="clear" w:color="auto" w:fill="FFFFFF"/>
        </w:rPr>
        <w:t>Social History</w:t>
      </w:r>
    </w:p>
    <w:p w14:paraId="4AC10D15" w14:textId="083ED5BA" w:rsidR="007926C8" w:rsidRPr="00382804" w:rsidRDefault="0094150B" w:rsidP="00B81DAE">
      <w:pPr>
        <w:rPr>
          <w:rStyle w:val="eop"/>
          <w:rFonts w:ascii="Calibri" w:hAnsi="Calibri" w:cs="Calibri"/>
          <w:color w:val="000000"/>
          <w:shd w:val="clear" w:color="auto" w:fill="FFFFFF"/>
        </w:rPr>
      </w:pPr>
      <w:r w:rsidRPr="00382804">
        <w:rPr>
          <w:rStyle w:val="normaltextrun"/>
          <w:rFonts w:ascii="Calibri" w:hAnsi="Calibri" w:cs="Calibri"/>
          <w:color w:val="000000"/>
          <w:shd w:val="clear" w:color="auto" w:fill="FFFFFF"/>
        </w:rPr>
        <w:t xml:space="preserve">The interviewee is </w:t>
      </w:r>
      <w:r w:rsidR="007878D7"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insert interviewee relationship, e.g., mother, sister, friend, etc.</w:t>
      </w:r>
      <w:r w:rsidR="007878D7" w:rsidRPr="00382804">
        <w:rPr>
          <w:rStyle w:val="normaltextrun"/>
          <w:rFonts w:ascii="Calibri" w:hAnsi="Calibri" w:cs="Calibri"/>
        </w:rPr>
        <w:t>)</w:t>
      </w:r>
      <w:r w:rsidR="0060199F" w:rsidRPr="00382804" w:rsidDel="0060199F">
        <w:rPr>
          <w:rStyle w:val="normaltextrun"/>
          <w:rFonts w:ascii="Calibri" w:hAnsi="Calibri" w:cs="Calibri"/>
          <w:color w:val="000000"/>
          <w:shd w:val="clear" w:color="auto" w:fill="FFFFFF"/>
        </w:rPr>
        <w:t xml:space="preserve"> </w:t>
      </w:r>
      <w:r w:rsidR="0060199F" w:rsidRPr="00382804">
        <w:rPr>
          <w:rStyle w:val="normaltextrun"/>
          <w:rFonts w:ascii="Calibri" w:hAnsi="Calibri" w:cs="Calibri"/>
          <w:color w:val="000000"/>
          <w:shd w:val="clear" w:color="auto" w:fill="FFFFFF"/>
        </w:rPr>
        <w:t xml:space="preserve">and </w:t>
      </w:r>
      <w:r w:rsidRPr="00382804">
        <w:rPr>
          <w:rStyle w:val="normaltextrun"/>
          <w:rFonts w:ascii="Calibri" w:hAnsi="Calibri" w:cs="Calibri"/>
          <w:color w:val="000000"/>
          <w:shd w:val="clear" w:color="auto" w:fill="FFFFFF"/>
        </w:rPr>
        <w:t xml:space="preserve">elaborate on the context of the relationship between the interviewee and </w:t>
      </w:r>
      <w:r w:rsidR="007878D7"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w:t>
      </w:r>
      <w:r w:rsidR="00073A2F">
        <w:rPr>
          <w:rStyle w:val="normaltextrun"/>
          <w:rFonts w:ascii="Calibri" w:hAnsi="Calibri" w:cs="Calibri"/>
          <w:color w:val="000000"/>
          <w:shd w:val="clear" w:color="auto" w:fill="FFFFFF"/>
        </w:rPr>
        <w:t xml:space="preserve"> of person who died</w:t>
      </w:r>
      <w:r w:rsidR="007878D7"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They describe </w:t>
      </w:r>
      <w:r w:rsidR="007878D7"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w:t>
      </w:r>
      <w:r w:rsidR="007878D7"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as </w:t>
      </w:r>
      <w:r w:rsidR="007878D7"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insert adjectives and personal insights</w:t>
      </w:r>
      <w:r w:rsidR="007878D7"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w:t>
      </w:r>
      <w:r w:rsidRPr="00382804">
        <w:rPr>
          <w:rStyle w:val="eop"/>
          <w:rFonts w:ascii="Calibri" w:hAnsi="Calibri" w:cs="Calibri"/>
          <w:color w:val="000000"/>
          <w:shd w:val="clear" w:color="auto" w:fill="FFFFFF"/>
        </w:rPr>
        <w:t> </w:t>
      </w:r>
    </w:p>
    <w:p w14:paraId="2311FA33" w14:textId="77777777" w:rsidR="00DF64F5" w:rsidRPr="00382804" w:rsidRDefault="00DF64F5" w:rsidP="00B81DAE">
      <w:pPr>
        <w:rPr>
          <w:rStyle w:val="eop"/>
          <w:rFonts w:ascii="Calibri" w:hAnsi="Calibri" w:cs="Calibri"/>
          <w:color w:val="000000"/>
          <w:shd w:val="clear" w:color="auto" w:fill="FFFFFF"/>
        </w:rPr>
      </w:pPr>
    </w:p>
    <w:p w14:paraId="753BA5AC" w14:textId="47A1519B" w:rsidR="00DF64F5" w:rsidRPr="00382804" w:rsidRDefault="007878D7" w:rsidP="52507DD1">
      <w:pPr>
        <w:pStyle w:val="paragraph"/>
        <w:spacing w:before="0" w:beforeAutospacing="0" w:after="0" w:afterAutospacing="0"/>
        <w:textAlignment w:val="baseline"/>
        <w:rPr>
          <w:rFonts w:ascii="Segoe UI" w:hAnsi="Segoe UI" w:cs="Segoe UI"/>
          <w:b/>
          <w:bCs/>
          <w:sz w:val="18"/>
          <w:szCs w:val="18"/>
        </w:rPr>
      </w:pPr>
      <w:r w:rsidRPr="00382804">
        <w:rPr>
          <w:rStyle w:val="normaltextrun"/>
          <w:rFonts w:ascii="Calibri" w:hAnsi="Calibri" w:cs="Calibri"/>
        </w:rPr>
        <w:t>___(</w:t>
      </w:r>
      <w:r w:rsidR="4F172EEB" w:rsidRPr="00382804">
        <w:rPr>
          <w:rStyle w:val="normaltextrun"/>
          <w:rFonts w:ascii="Calibri" w:hAnsi="Calibri" w:cs="Calibri"/>
        </w:rPr>
        <w:t>Fictitious name</w:t>
      </w:r>
      <w:r w:rsidRPr="00382804">
        <w:rPr>
          <w:rStyle w:val="normaltextrun"/>
          <w:rFonts w:ascii="Calibri" w:hAnsi="Calibri" w:cs="Calibri"/>
        </w:rPr>
        <w:t>)</w:t>
      </w:r>
      <w:r w:rsidR="4F172EEB" w:rsidRPr="00382804">
        <w:rPr>
          <w:rStyle w:val="normaltextrun"/>
          <w:rFonts w:ascii="Calibri" w:hAnsi="Calibri" w:cs="Calibri"/>
        </w:rPr>
        <w:t xml:space="preserve"> was born in </w:t>
      </w:r>
      <w:r w:rsidRPr="00382804">
        <w:rPr>
          <w:rStyle w:val="normaltextrun"/>
          <w:rFonts w:ascii="Calibri" w:hAnsi="Calibri" w:cs="Calibri"/>
        </w:rPr>
        <w:t>___(</w:t>
      </w:r>
      <w:commentRangeStart w:id="10"/>
      <w:r w:rsidR="00DB0F3E" w:rsidRPr="00382804">
        <w:rPr>
          <w:rStyle w:val="normaltextrun"/>
          <w:rFonts w:ascii="Calibri" w:hAnsi="Calibri" w:cs="Calibri"/>
        </w:rPr>
        <w:t xml:space="preserve">describe </w:t>
      </w:r>
      <w:commentRangeEnd w:id="10"/>
      <w:r w:rsidR="00F27348" w:rsidRPr="00382804">
        <w:rPr>
          <w:rStyle w:val="CommentReference"/>
          <w:rFonts w:eastAsia="Arial Unicode MS"/>
          <w:bdr w:val="nil"/>
        </w:rPr>
        <w:commentReference w:id="10"/>
      </w:r>
      <w:r w:rsidR="00DB0F3E" w:rsidRPr="00382804">
        <w:rPr>
          <w:rStyle w:val="normaltextrun"/>
          <w:rFonts w:ascii="Calibri" w:hAnsi="Calibri" w:cs="Calibri"/>
        </w:rPr>
        <w:t>birthplace</w:t>
      </w:r>
      <w:r w:rsidR="00DB0F3E" w:rsidRPr="00382804">
        <w:rPr>
          <w:rStyle w:val="cf01"/>
          <w:rFonts w:ascii="Calibri" w:hAnsi="Calibri" w:cs="Calibri"/>
          <w:sz w:val="24"/>
          <w:szCs w:val="24"/>
        </w:rPr>
        <w:t xml:space="preserve">, </w:t>
      </w:r>
      <w:r w:rsidR="000E34E4" w:rsidRPr="00382804">
        <w:rPr>
          <w:rStyle w:val="cf01"/>
          <w:rFonts w:ascii="Calibri" w:hAnsi="Calibri" w:cs="Calibri"/>
          <w:sz w:val="24"/>
          <w:szCs w:val="24"/>
        </w:rPr>
        <w:t>i.e.,</w:t>
      </w:r>
      <w:r w:rsidR="00DB0F3E" w:rsidRPr="00382804">
        <w:rPr>
          <w:rStyle w:val="cf01"/>
          <w:rFonts w:ascii="Calibri" w:hAnsi="Calibri" w:cs="Calibri"/>
          <w:sz w:val="24"/>
          <w:szCs w:val="24"/>
        </w:rPr>
        <w:t xml:space="preserve"> urban, rural, foreign country, etc.</w:t>
      </w:r>
      <w:r w:rsidRPr="00382804">
        <w:rPr>
          <w:rStyle w:val="normaltextrun"/>
          <w:rFonts w:ascii="Calibri" w:hAnsi="Calibri" w:cs="Calibri"/>
        </w:rPr>
        <w:t>)</w:t>
      </w:r>
      <w:r w:rsidR="4F172EEB" w:rsidRPr="00382804">
        <w:rPr>
          <w:rStyle w:val="normaltextrun"/>
          <w:rFonts w:ascii="Calibri" w:hAnsi="Calibri" w:cs="Calibri"/>
        </w:rPr>
        <w:t xml:space="preserve"> and had </w:t>
      </w:r>
      <w:r w:rsidRPr="00382804">
        <w:rPr>
          <w:rStyle w:val="normaltextrun"/>
          <w:rFonts w:ascii="Calibri" w:hAnsi="Calibri" w:cs="Calibri"/>
        </w:rPr>
        <w:t>___(</w:t>
      </w:r>
      <w:r w:rsidR="4F172EEB" w:rsidRPr="00382804">
        <w:rPr>
          <w:rStyle w:val="normaltextrun"/>
          <w:rFonts w:ascii="Calibri" w:hAnsi="Calibri" w:cs="Calibri"/>
        </w:rPr>
        <w:t>insert number of siblings</w:t>
      </w:r>
      <w:r w:rsidRPr="00382804">
        <w:rPr>
          <w:rStyle w:val="normaltextrun"/>
          <w:rFonts w:ascii="Calibri" w:hAnsi="Calibri" w:cs="Calibri"/>
        </w:rPr>
        <w:t>)</w:t>
      </w:r>
      <w:r w:rsidR="4F172EEB" w:rsidRPr="00382804">
        <w:rPr>
          <w:rStyle w:val="normaltextrun"/>
          <w:rFonts w:ascii="Calibri" w:hAnsi="Calibri" w:cs="Calibri"/>
        </w:rPr>
        <w:t xml:space="preserve"> siblings and </w:t>
      </w:r>
      <w:r w:rsidRPr="00382804">
        <w:rPr>
          <w:rStyle w:val="normaltextrun"/>
          <w:rFonts w:ascii="Calibri" w:hAnsi="Calibri" w:cs="Calibri"/>
        </w:rPr>
        <w:t>___(</w:t>
      </w:r>
      <w:r w:rsidR="4F172EEB" w:rsidRPr="00382804">
        <w:rPr>
          <w:rStyle w:val="normaltextrun"/>
          <w:rFonts w:ascii="Calibri" w:hAnsi="Calibri" w:cs="Calibri"/>
        </w:rPr>
        <w:t>describe parental relationships or other family dynamics</w:t>
      </w:r>
      <w:r w:rsidRPr="00382804">
        <w:rPr>
          <w:rStyle w:val="normaltextrun"/>
          <w:rFonts w:ascii="Calibri" w:hAnsi="Calibri" w:cs="Calibri"/>
        </w:rPr>
        <w:t>)</w:t>
      </w:r>
      <w:r w:rsidR="4F172EEB" w:rsidRPr="00382804">
        <w:rPr>
          <w:rStyle w:val="normaltextrun"/>
          <w:rFonts w:ascii="Calibri" w:hAnsi="Calibri" w:cs="Calibri"/>
        </w:rPr>
        <w:t xml:space="preserve">. Her immigration history includes </w:t>
      </w:r>
      <w:r w:rsidR="008966A1" w:rsidRPr="00382804">
        <w:rPr>
          <w:rStyle w:val="normaltextrun"/>
          <w:rFonts w:ascii="Calibri" w:hAnsi="Calibri" w:cs="Calibri"/>
        </w:rPr>
        <w:t>___(</w:t>
      </w:r>
      <w:r w:rsidR="00DB0F3E" w:rsidRPr="00382804">
        <w:rPr>
          <w:rStyle w:val="normaltextrun"/>
          <w:rFonts w:ascii="Calibri" w:hAnsi="Calibri" w:cs="Calibri"/>
        </w:rPr>
        <w:t># of years in the U.S.</w:t>
      </w:r>
      <w:commentRangeStart w:id="11"/>
      <w:r w:rsidR="4F172EEB" w:rsidRPr="00382804">
        <w:rPr>
          <w:rStyle w:val="normaltextrun"/>
          <w:rFonts w:ascii="Calibri" w:hAnsi="Calibri" w:cs="Calibri"/>
        </w:rPr>
        <w:t xml:space="preserve"> </w:t>
      </w:r>
      <w:commentRangeEnd w:id="11"/>
      <w:r w:rsidR="00D0656E" w:rsidRPr="00382804">
        <w:rPr>
          <w:rStyle w:val="CommentReference"/>
          <w:rFonts w:eastAsia="Arial Unicode MS"/>
          <w:bdr w:val="nil"/>
        </w:rPr>
        <w:commentReference w:id="11"/>
      </w:r>
      <w:r w:rsidR="4F172EEB" w:rsidRPr="00382804">
        <w:rPr>
          <w:rStyle w:val="normaltextrun"/>
          <w:rFonts w:ascii="Calibri" w:hAnsi="Calibri" w:cs="Calibri"/>
        </w:rPr>
        <w:t>and circumstances of immigration if appliable</w:t>
      </w:r>
      <w:r w:rsidR="008966A1" w:rsidRPr="00382804">
        <w:rPr>
          <w:rStyle w:val="normaltextrun"/>
          <w:rFonts w:ascii="Calibri" w:hAnsi="Calibri" w:cs="Calibri"/>
        </w:rPr>
        <w:t>)</w:t>
      </w:r>
      <w:r w:rsidR="4F172EEB" w:rsidRPr="00382804">
        <w:rPr>
          <w:rStyle w:val="normaltextrun"/>
          <w:rFonts w:ascii="Calibri" w:hAnsi="Calibri" w:cs="Calibri"/>
        </w:rPr>
        <w:t xml:space="preserve">. </w:t>
      </w:r>
      <w:r w:rsidR="008966A1" w:rsidRPr="00382804">
        <w:rPr>
          <w:rStyle w:val="normaltextrun"/>
          <w:rFonts w:ascii="Calibri" w:hAnsi="Calibri" w:cs="Calibri"/>
        </w:rPr>
        <w:t>___(</w:t>
      </w:r>
      <w:r w:rsidR="4F172EEB" w:rsidRPr="00382804">
        <w:rPr>
          <w:rStyle w:val="normaltextrun"/>
          <w:rFonts w:ascii="Calibri" w:hAnsi="Calibri" w:cs="Calibri"/>
        </w:rPr>
        <w:t>Fictitious name</w:t>
      </w:r>
      <w:r w:rsidR="008966A1" w:rsidRPr="00382804">
        <w:rPr>
          <w:rStyle w:val="normaltextrun"/>
          <w:rFonts w:ascii="Calibri" w:hAnsi="Calibri" w:cs="Calibri"/>
        </w:rPr>
        <w:t>)</w:t>
      </w:r>
      <w:r w:rsidR="4F172EEB" w:rsidRPr="00382804">
        <w:rPr>
          <w:rStyle w:val="normaltextrun"/>
          <w:rFonts w:ascii="Calibri" w:hAnsi="Calibri" w:cs="Calibri"/>
        </w:rPr>
        <w:t xml:space="preserve"> had a </w:t>
      </w:r>
      <w:r w:rsidR="008966A1" w:rsidRPr="00382804">
        <w:rPr>
          <w:rStyle w:val="normaltextrun"/>
          <w:rFonts w:ascii="Calibri" w:hAnsi="Calibri" w:cs="Calibri"/>
        </w:rPr>
        <w:t>___(</w:t>
      </w:r>
      <w:r w:rsidR="4F172EEB" w:rsidRPr="00382804">
        <w:rPr>
          <w:rStyle w:val="normaltextrun"/>
          <w:rFonts w:ascii="Calibri" w:hAnsi="Calibri" w:cs="Calibri"/>
        </w:rPr>
        <w:t>insert education details, e.g., completed high school, attended GED classes, vocational school, college etc.</w:t>
      </w:r>
      <w:r w:rsidR="008966A1" w:rsidRPr="00382804">
        <w:rPr>
          <w:rStyle w:val="normaltextrun"/>
          <w:rFonts w:ascii="Calibri" w:hAnsi="Calibri" w:cs="Calibri"/>
        </w:rPr>
        <w:t>)</w:t>
      </w:r>
      <w:r w:rsidR="4F172EEB" w:rsidRPr="00382804">
        <w:rPr>
          <w:rStyle w:val="normaltextrun"/>
          <w:rFonts w:ascii="Calibri" w:hAnsi="Calibri" w:cs="Calibri"/>
        </w:rPr>
        <w:t xml:space="preserve">. </w:t>
      </w:r>
      <w:r w:rsidR="008966A1" w:rsidRPr="00382804">
        <w:rPr>
          <w:rStyle w:val="normaltextrun"/>
          <w:rFonts w:ascii="Calibri" w:hAnsi="Calibri" w:cs="Calibri"/>
        </w:rPr>
        <w:t>___(Fictitious name)</w:t>
      </w:r>
      <w:r w:rsidR="4F172EEB" w:rsidRPr="00382804">
        <w:rPr>
          <w:rStyle w:val="normaltextrun"/>
          <w:rFonts w:ascii="Calibri" w:hAnsi="Calibri" w:cs="Calibri"/>
        </w:rPr>
        <w:t xml:space="preserve"> worked as </w:t>
      </w:r>
      <w:r w:rsidR="008966A1" w:rsidRPr="00382804">
        <w:rPr>
          <w:rStyle w:val="normaltextrun"/>
          <w:rFonts w:ascii="Calibri" w:hAnsi="Calibri" w:cs="Calibri"/>
        </w:rPr>
        <w:t>___(</w:t>
      </w:r>
      <w:r w:rsidR="4F172EEB" w:rsidRPr="00382804">
        <w:rPr>
          <w:rStyle w:val="normaltextrun"/>
          <w:rFonts w:ascii="Calibri" w:hAnsi="Calibri" w:cs="Calibri"/>
        </w:rPr>
        <w:t xml:space="preserve">insert employment details, e.g., stay-at-home parent, </w:t>
      </w:r>
      <w:r w:rsidR="00DD3950" w:rsidRPr="00382804">
        <w:rPr>
          <w:rStyle w:val="normaltextrun"/>
          <w:rFonts w:ascii="Calibri" w:hAnsi="Calibri" w:cs="Calibri"/>
        </w:rPr>
        <w:t>vocation</w:t>
      </w:r>
      <w:r w:rsidR="4F172EEB" w:rsidRPr="00382804">
        <w:rPr>
          <w:rStyle w:val="normaltextrun"/>
          <w:rFonts w:ascii="Calibri" w:hAnsi="Calibri" w:cs="Calibri"/>
        </w:rPr>
        <w:t xml:space="preserve">, </w:t>
      </w:r>
      <w:r w:rsidR="000E34E4" w:rsidRPr="00382804">
        <w:rPr>
          <w:rStyle w:val="normaltextrun"/>
          <w:rFonts w:ascii="Calibri" w:hAnsi="Calibri" w:cs="Calibri"/>
        </w:rPr>
        <w:t xml:space="preserve">unemployed, </w:t>
      </w:r>
      <w:r w:rsidR="4F172EEB" w:rsidRPr="00382804">
        <w:rPr>
          <w:rStyle w:val="normaltextrun"/>
          <w:rFonts w:ascii="Calibri" w:hAnsi="Calibri" w:cs="Calibri"/>
        </w:rPr>
        <w:t>etc.</w:t>
      </w:r>
      <w:r w:rsidR="008966A1" w:rsidRPr="00382804">
        <w:rPr>
          <w:rStyle w:val="normaltextrun"/>
          <w:rFonts w:ascii="Calibri" w:hAnsi="Calibri" w:cs="Calibri"/>
        </w:rPr>
        <w:t>)</w:t>
      </w:r>
      <w:r w:rsidR="4F172EEB" w:rsidRPr="00382804">
        <w:rPr>
          <w:rStyle w:val="normaltextrun"/>
          <w:rFonts w:ascii="Calibri" w:hAnsi="Calibri" w:cs="Calibri"/>
        </w:rPr>
        <w:t>. </w:t>
      </w:r>
      <w:r w:rsidR="008966A1" w:rsidRPr="00382804">
        <w:rPr>
          <w:rStyle w:val="normaltextrun"/>
          <w:rFonts w:ascii="Calibri" w:hAnsi="Calibri" w:cs="Calibri"/>
        </w:rPr>
        <w:t>___(</w:t>
      </w:r>
      <w:r w:rsidR="4F172EEB" w:rsidRPr="00382804">
        <w:rPr>
          <w:rStyle w:val="normaltextrun"/>
          <w:rFonts w:ascii="Calibri" w:hAnsi="Calibri" w:cs="Calibri"/>
        </w:rPr>
        <w:t>Fictitious name</w:t>
      </w:r>
      <w:r w:rsidR="008966A1" w:rsidRPr="00382804">
        <w:rPr>
          <w:rStyle w:val="normaltextrun"/>
          <w:rFonts w:ascii="Calibri" w:hAnsi="Calibri" w:cs="Calibri"/>
        </w:rPr>
        <w:t>)</w:t>
      </w:r>
      <w:r w:rsidR="4F172EEB" w:rsidRPr="00382804">
        <w:rPr>
          <w:rStyle w:val="normaltextrun"/>
          <w:rFonts w:ascii="Calibri" w:hAnsi="Calibri" w:cs="Calibri"/>
        </w:rPr>
        <w:t xml:space="preserve"> had been living </w:t>
      </w:r>
      <w:r w:rsidR="008966A1" w:rsidRPr="00382804">
        <w:rPr>
          <w:rStyle w:val="normaltextrun"/>
          <w:rFonts w:ascii="Calibri" w:hAnsi="Calibri" w:cs="Calibri"/>
        </w:rPr>
        <w:t>___(</w:t>
      </w:r>
      <w:r w:rsidR="00E53930" w:rsidRPr="00382804">
        <w:rPr>
          <w:rStyle w:val="normaltextrun"/>
          <w:rFonts w:ascii="Calibri" w:hAnsi="Calibri" w:cs="Calibri"/>
        </w:rPr>
        <w:t>in/</w:t>
      </w:r>
      <w:r w:rsidR="4F172EEB" w:rsidRPr="00382804">
        <w:rPr>
          <w:rStyle w:val="normaltextrun"/>
          <w:rFonts w:ascii="Calibri" w:hAnsi="Calibri" w:cs="Calibri"/>
        </w:rPr>
        <w:t>with</w:t>
      </w:r>
      <w:r w:rsidR="008966A1" w:rsidRPr="00382804">
        <w:rPr>
          <w:rStyle w:val="normaltextrun"/>
          <w:rFonts w:ascii="Calibri" w:hAnsi="Calibri" w:cs="Calibri"/>
        </w:rPr>
        <w:t>)</w:t>
      </w:r>
      <w:r w:rsidR="4F172EEB" w:rsidRPr="00382804">
        <w:rPr>
          <w:rStyle w:val="normaltextrun"/>
          <w:rFonts w:ascii="Calibri" w:hAnsi="Calibri" w:cs="Calibri"/>
        </w:rPr>
        <w:t xml:space="preserve"> </w:t>
      </w:r>
      <w:r w:rsidR="008966A1" w:rsidRPr="00382804">
        <w:rPr>
          <w:rStyle w:val="normaltextrun"/>
          <w:rFonts w:ascii="Calibri" w:hAnsi="Calibri" w:cs="Calibri"/>
        </w:rPr>
        <w:t>___(</w:t>
      </w:r>
      <w:r w:rsidR="4F172EEB" w:rsidRPr="00382804">
        <w:rPr>
          <w:rStyle w:val="normaltextrun"/>
          <w:rFonts w:ascii="Calibri" w:hAnsi="Calibri" w:cs="Calibri"/>
        </w:rPr>
        <w:t>describe</w:t>
      </w:r>
      <w:r w:rsidR="00E37C5D" w:rsidRPr="00382804">
        <w:rPr>
          <w:rStyle w:val="normaltextrun"/>
          <w:rFonts w:ascii="Calibri" w:hAnsi="Calibri" w:cs="Calibri"/>
        </w:rPr>
        <w:t xml:space="preserve"> living environment,</w:t>
      </w:r>
      <w:r w:rsidR="4F172EEB" w:rsidRPr="00382804">
        <w:rPr>
          <w:rStyle w:val="normaltextrun"/>
          <w:rFonts w:ascii="Calibri" w:hAnsi="Calibri" w:cs="Calibri"/>
        </w:rPr>
        <w:t xml:space="preserve"> housing status: </w:t>
      </w:r>
      <w:r w:rsidR="008966A1" w:rsidRPr="00382804">
        <w:rPr>
          <w:rStyle w:val="normaltextrun"/>
          <w:rFonts w:ascii="Calibri" w:hAnsi="Calibri" w:cs="Calibri"/>
        </w:rPr>
        <w:t>stably housed, unstably</w:t>
      </w:r>
      <w:r w:rsidR="4F172EEB" w:rsidRPr="00382804">
        <w:rPr>
          <w:rStyle w:val="normaltextrun"/>
          <w:rFonts w:ascii="Calibri" w:hAnsi="Calibri" w:cs="Calibri"/>
        </w:rPr>
        <w:t xml:space="preserve"> housed, unhoused, etc.</w:t>
      </w:r>
      <w:r w:rsidR="008966A1" w:rsidRPr="00382804">
        <w:rPr>
          <w:rStyle w:val="normaltextrun"/>
          <w:rFonts w:ascii="Calibri" w:hAnsi="Calibri" w:cs="Calibri"/>
        </w:rPr>
        <w:t>)</w:t>
      </w:r>
      <w:r w:rsidR="4F172EEB" w:rsidRPr="00382804">
        <w:rPr>
          <w:rStyle w:val="normaltextrun"/>
          <w:rFonts w:ascii="Calibri" w:hAnsi="Calibri" w:cs="Calibri"/>
        </w:rPr>
        <w:t xml:space="preserve">. </w:t>
      </w:r>
      <w:commentRangeStart w:id="12"/>
      <w:r w:rsidR="4F172EEB" w:rsidRPr="00382804">
        <w:rPr>
          <w:rStyle w:val="normaltextrun"/>
          <w:rFonts w:ascii="Calibri" w:hAnsi="Calibri" w:cs="Calibri"/>
        </w:rPr>
        <w:t xml:space="preserve">The </w:t>
      </w:r>
      <w:bookmarkStart w:id="13" w:name="_Hlk212467921"/>
      <w:r w:rsidR="008966A1" w:rsidRPr="00382804">
        <w:rPr>
          <w:rStyle w:val="cf01"/>
          <w:rFonts w:ascii="Calibri" w:hAnsi="Calibri" w:cs="Calibri"/>
          <w:sz w:val="24"/>
          <w:szCs w:val="24"/>
        </w:rPr>
        <w:t>(</w:t>
      </w:r>
      <w:r w:rsidR="00DB0F3E" w:rsidRPr="00382804">
        <w:rPr>
          <w:rStyle w:val="cf01"/>
          <w:rFonts w:ascii="Calibri" w:hAnsi="Calibri" w:cs="Calibri"/>
          <w:sz w:val="24"/>
          <w:szCs w:val="24"/>
        </w:rPr>
        <w:t xml:space="preserve">interviewee relationship to </w:t>
      </w:r>
      <w:r w:rsidR="00D34D90">
        <w:rPr>
          <w:rStyle w:val="cf01"/>
          <w:rFonts w:ascii="Calibri" w:hAnsi="Calibri" w:cs="Calibri"/>
          <w:sz w:val="24"/>
          <w:szCs w:val="24"/>
        </w:rPr>
        <w:t>the person who died</w:t>
      </w:r>
      <w:r w:rsidR="00DB0F3E" w:rsidRPr="00382804">
        <w:rPr>
          <w:rStyle w:val="cf01"/>
          <w:rFonts w:ascii="Calibri" w:hAnsi="Calibri" w:cs="Calibri"/>
          <w:sz w:val="24"/>
          <w:szCs w:val="24"/>
        </w:rPr>
        <w:t>, i.e., her mom / her husband</w:t>
      </w:r>
      <w:bookmarkEnd w:id="13"/>
      <w:r w:rsidR="008966A1" w:rsidRPr="00382804">
        <w:rPr>
          <w:rStyle w:val="cf01"/>
          <w:rFonts w:ascii="Calibri" w:hAnsi="Calibri" w:cs="Calibri"/>
          <w:sz w:val="24"/>
          <w:szCs w:val="24"/>
        </w:rPr>
        <w:t>)</w:t>
      </w:r>
      <w:r w:rsidR="4F172EEB" w:rsidRPr="00382804">
        <w:rPr>
          <w:rStyle w:val="normaltextrun"/>
          <w:rFonts w:ascii="Calibri" w:hAnsi="Calibri" w:cs="Calibri"/>
        </w:rPr>
        <w:t xml:space="preserve"> </w:t>
      </w:r>
      <w:commentRangeEnd w:id="12"/>
      <w:r w:rsidR="00E57011" w:rsidRPr="00382804">
        <w:rPr>
          <w:rStyle w:val="CommentReference"/>
          <w:rFonts w:eastAsia="Arial Unicode MS"/>
          <w:bdr w:val="nil"/>
        </w:rPr>
        <w:commentReference w:id="12"/>
      </w:r>
      <w:r w:rsidR="4F172EEB" w:rsidRPr="00382804">
        <w:rPr>
          <w:rStyle w:val="normaltextrun"/>
          <w:rFonts w:ascii="Calibri" w:hAnsi="Calibri" w:cs="Calibri"/>
        </w:rPr>
        <w:t xml:space="preserve">shares that the emotional health challenges that </w:t>
      </w:r>
      <w:r w:rsidR="008966A1" w:rsidRPr="00382804">
        <w:rPr>
          <w:rStyle w:val="normaltextrun"/>
          <w:rFonts w:ascii="Calibri" w:hAnsi="Calibri" w:cs="Calibri"/>
        </w:rPr>
        <w:t>___(</w:t>
      </w:r>
      <w:commentRangeStart w:id="14"/>
      <w:commentRangeStart w:id="15"/>
      <w:r w:rsidR="4F172EEB" w:rsidRPr="00382804">
        <w:rPr>
          <w:rStyle w:val="normaltextrun"/>
          <w:rFonts w:ascii="Calibri" w:hAnsi="Calibri" w:cs="Calibri"/>
        </w:rPr>
        <w:t>f</w:t>
      </w:r>
      <w:commentRangeEnd w:id="14"/>
      <w:r w:rsidR="00DF64F5" w:rsidRPr="00382804">
        <w:commentReference w:id="14"/>
      </w:r>
      <w:commentRangeEnd w:id="15"/>
      <w:r w:rsidR="00DF64F5" w:rsidRPr="00382804">
        <w:commentReference w:id="15"/>
      </w:r>
      <w:r w:rsidR="4F172EEB" w:rsidRPr="00382804">
        <w:rPr>
          <w:rStyle w:val="normaltextrun"/>
          <w:rFonts w:ascii="Calibri" w:hAnsi="Calibri" w:cs="Calibri"/>
        </w:rPr>
        <w:t>ictitious name</w:t>
      </w:r>
      <w:r w:rsidR="008966A1" w:rsidRPr="00382804">
        <w:rPr>
          <w:rStyle w:val="normaltextrun"/>
          <w:rFonts w:ascii="Calibri" w:hAnsi="Calibri" w:cs="Calibri"/>
        </w:rPr>
        <w:t>)</w:t>
      </w:r>
      <w:r w:rsidR="4F172EEB" w:rsidRPr="00382804">
        <w:rPr>
          <w:rStyle w:val="normaltextrun"/>
          <w:rFonts w:ascii="Calibri" w:hAnsi="Calibri" w:cs="Calibri"/>
        </w:rPr>
        <w:t xml:space="preserve"> faced at the time (if any) included </w:t>
      </w:r>
      <w:r w:rsidR="008966A1" w:rsidRPr="00382804">
        <w:rPr>
          <w:rStyle w:val="normaltextrun"/>
          <w:rFonts w:ascii="Calibri" w:hAnsi="Calibri" w:cs="Calibri"/>
        </w:rPr>
        <w:t>___(</w:t>
      </w:r>
      <w:r w:rsidR="4F172EEB" w:rsidRPr="00382804">
        <w:rPr>
          <w:rStyle w:val="normaltextrun"/>
          <w:rFonts w:ascii="Calibri" w:hAnsi="Calibri" w:cs="Calibri"/>
        </w:rPr>
        <w:t>e.g. interpersonal relationship issues, work/academic stress, physical health issues, recent trauma,</w:t>
      </w:r>
      <w:r w:rsidR="4F172EEB" w:rsidRPr="4F172EEB">
        <w:rPr>
          <w:rStyle w:val="normaltextrun"/>
          <w:rFonts w:ascii="Calibri" w:hAnsi="Calibri" w:cs="Calibri"/>
        </w:rPr>
        <w:t xml:space="preserve"> </w:t>
      </w:r>
      <w:r w:rsidR="4F172EEB" w:rsidRPr="00382804">
        <w:rPr>
          <w:rStyle w:val="normaltextrun"/>
          <w:rFonts w:ascii="Calibri" w:hAnsi="Calibri" w:cs="Calibri"/>
        </w:rPr>
        <w:t>mental health concerns, etc.</w:t>
      </w:r>
      <w:r w:rsidR="008966A1" w:rsidRPr="00382804">
        <w:rPr>
          <w:rStyle w:val="normaltextrun"/>
          <w:rFonts w:ascii="Calibri" w:hAnsi="Calibri" w:cs="Calibri"/>
        </w:rPr>
        <w:t>)</w:t>
      </w:r>
      <w:r w:rsidR="4F172EEB" w:rsidRPr="00382804">
        <w:rPr>
          <w:rStyle w:val="normaltextrun"/>
          <w:rFonts w:ascii="Calibri" w:hAnsi="Calibri" w:cs="Calibri"/>
        </w:rPr>
        <w:t xml:space="preserve"> </w:t>
      </w:r>
      <w:commentRangeStart w:id="16"/>
      <w:r w:rsidR="4F172EEB" w:rsidRPr="00382804">
        <w:rPr>
          <w:rStyle w:val="normaltextrun"/>
          <w:rFonts w:ascii="Calibri" w:hAnsi="Calibri" w:cs="Calibri"/>
        </w:rPr>
        <w:t xml:space="preserve">The </w:t>
      </w:r>
      <w:r w:rsidR="008966A1" w:rsidRPr="00382804">
        <w:rPr>
          <w:rStyle w:val="normaltextrun"/>
          <w:rFonts w:ascii="Calibri" w:hAnsi="Calibri" w:cs="Calibri"/>
        </w:rPr>
        <w:t>___</w:t>
      </w:r>
      <w:r w:rsidR="008966A1" w:rsidRPr="00382804">
        <w:rPr>
          <w:rStyle w:val="cf01"/>
          <w:rFonts w:ascii="Calibri" w:hAnsi="Calibri" w:cs="Calibri"/>
          <w:sz w:val="24"/>
          <w:szCs w:val="24"/>
        </w:rPr>
        <w:t>(</w:t>
      </w:r>
      <w:r w:rsidR="00172031" w:rsidRPr="00382804">
        <w:rPr>
          <w:rStyle w:val="cf01"/>
          <w:rFonts w:ascii="Calibri" w:hAnsi="Calibri" w:cs="Calibri"/>
          <w:sz w:val="24"/>
          <w:szCs w:val="24"/>
        </w:rPr>
        <w:t>interviewee relationship, i.e., her mom / her husband</w:t>
      </w:r>
      <w:r w:rsidR="008966A1" w:rsidRPr="00382804">
        <w:rPr>
          <w:rStyle w:val="cf01"/>
          <w:rFonts w:ascii="Calibri" w:hAnsi="Calibri" w:cs="Calibri"/>
          <w:sz w:val="24"/>
          <w:szCs w:val="24"/>
        </w:rPr>
        <w:t>)</w:t>
      </w:r>
      <w:r w:rsidR="00AE4C28" w:rsidRPr="00382804">
        <w:rPr>
          <w:rStyle w:val="cf01"/>
          <w:rFonts w:ascii="Calibri" w:hAnsi="Calibri" w:cs="Calibri"/>
          <w:sz w:val="24"/>
          <w:szCs w:val="24"/>
        </w:rPr>
        <w:t xml:space="preserve"> </w:t>
      </w:r>
      <w:commentRangeEnd w:id="16"/>
      <w:r w:rsidR="00817590" w:rsidRPr="00382804">
        <w:rPr>
          <w:rStyle w:val="CommentReference"/>
          <w:rFonts w:eastAsia="Arial Unicode MS"/>
          <w:bdr w:val="nil"/>
        </w:rPr>
        <w:commentReference w:id="16"/>
      </w:r>
      <w:r w:rsidR="4F172EEB" w:rsidRPr="00382804">
        <w:rPr>
          <w:rStyle w:val="normaltextrun"/>
          <w:rFonts w:ascii="Calibri" w:hAnsi="Calibri" w:cs="Calibri"/>
        </w:rPr>
        <w:t xml:space="preserve">goes on to note that other chronic stressors </w:t>
      </w:r>
      <w:r w:rsidR="008966A1" w:rsidRPr="00382804">
        <w:rPr>
          <w:rStyle w:val="normaltextrun"/>
          <w:rFonts w:ascii="Calibri" w:hAnsi="Calibri" w:cs="Calibri"/>
          <w:color w:val="000000" w:themeColor="text1"/>
        </w:rPr>
        <w:t>(</w:t>
      </w:r>
      <w:r w:rsidR="4F172EEB" w:rsidRPr="00382804">
        <w:rPr>
          <w:rStyle w:val="normaltextrun"/>
          <w:rFonts w:ascii="Calibri" w:hAnsi="Calibri" w:cs="Calibri"/>
          <w:color w:val="000000" w:themeColor="text1"/>
        </w:rPr>
        <w:t>fictitious name</w:t>
      </w:r>
      <w:r w:rsidR="008966A1" w:rsidRPr="00382804">
        <w:rPr>
          <w:rStyle w:val="normaltextrun"/>
          <w:rFonts w:ascii="Calibri" w:hAnsi="Calibri" w:cs="Calibri"/>
          <w:color w:val="000000" w:themeColor="text1"/>
        </w:rPr>
        <w:t>)</w:t>
      </w:r>
      <w:r w:rsidR="4F172EEB" w:rsidRPr="00382804">
        <w:rPr>
          <w:rStyle w:val="eop"/>
          <w:rFonts w:ascii="Calibri" w:hAnsi="Calibri" w:cs="Calibri"/>
          <w:color w:val="000000" w:themeColor="text1"/>
        </w:rPr>
        <w:t> </w:t>
      </w:r>
      <w:r w:rsidR="4F172EEB" w:rsidRPr="00382804">
        <w:rPr>
          <w:rStyle w:val="normaltextrun"/>
          <w:rFonts w:ascii="Calibri" w:hAnsi="Calibri" w:cs="Calibri"/>
        </w:rPr>
        <w:t xml:space="preserve">experienced (if any) were </w:t>
      </w:r>
      <w:r w:rsidR="008966A1" w:rsidRPr="00382804">
        <w:rPr>
          <w:rStyle w:val="normaltextrun"/>
          <w:rFonts w:ascii="Calibri" w:hAnsi="Calibri" w:cs="Calibri"/>
        </w:rPr>
        <w:t>___(</w:t>
      </w:r>
      <w:r w:rsidR="4F172EEB" w:rsidRPr="00382804">
        <w:rPr>
          <w:rStyle w:val="normaltextrun"/>
          <w:rFonts w:ascii="Calibri" w:hAnsi="Calibri" w:cs="Calibri"/>
        </w:rPr>
        <w:t>financial stressors, social and environmental stressors, lack of transportation, communication barriers</w:t>
      </w:r>
      <w:r w:rsidR="00C73166" w:rsidRPr="00382804">
        <w:rPr>
          <w:rStyle w:val="normaltextrun"/>
          <w:rFonts w:ascii="Calibri" w:hAnsi="Calibri" w:cs="Calibri"/>
        </w:rPr>
        <w:t>)</w:t>
      </w:r>
      <w:r w:rsidR="4F172EEB" w:rsidRPr="00382804">
        <w:rPr>
          <w:rStyle w:val="normaltextrun"/>
          <w:rFonts w:ascii="Calibri" w:hAnsi="Calibri" w:cs="Calibri"/>
        </w:rPr>
        <w:t>.</w:t>
      </w:r>
      <w:r w:rsidR="4F172EEB" w:rsidRPr="00382804">
        <w:rPr>
          <w:rStyle w:val="normaltextrun"/>
          <w:rFonts w:ascii="Calibri" w:hAnsi="Calibri" w:cs="Calibri"/>
          <w:b/>
          <w:bCs/>
        </w:rPr>
        <w:t xml:space="preserve">  </w:t>
      </w:r>
    </w:p>
    <w:p w14:paraId="48279C37" w14:textId="77777777" w:rsidR="003558E7" w:rsidRPr="00382804" w:rsidRDefault="003558E7" w:rsidP="00B81DAE">
      <w:pPr>
        <w:rPr>
          <w:rFonts w:ascii="Calibri" w:hAnsi="Calibri" w:cs="Calibri"/>
          <w:b/>
          <w:bCs/>
        </w:rPr>
      </w:pPr>
    </w:p>
    <w:p w14:paraId="5C9665E6" w14:textId="10D01FB2" w:rsidR="00DF64F5" w:rsidRPr="00DF64F5" w:rsidRDefault="00CC558F" w:rsidP="00B30F8E">
      <w:pPr>
        <w:rPr>
          <w:rFonts w:ascii="Calibri" w:hAnsi="Calibri" w:cs="Calibri"/>
          <w:color w:val="351042" w:themeColor="accent6" w:themeShade="80"/>
        </w:rPr>
      </w:pPr>
      <w:r w:rsidRPr="00DF64F5">
        <w:rPr>
          <w:rFonts w:ascii="Calibri" w:hAnsi="Calibri" w:cs="Calibri"/>
          <w:b/>
          <w:bCs/>
          <w:color w:val="351042" w:themeColor="accent6" w:themeShade="80"/>
        </w:rPr>
        <w:t>Reproductive</w:t>
      </w:r>
      <w:r w:rsidR="007926C8" w:rsidRPr="00DF64F5">
        <w:rPr>
          <w:rFonts w:ascii="Calibri" w:hAnsi="Calibri" w:cs="Calibri"/>
          <w:b/>
          <w:bCs/>
          <w:color w:val="351042" w:themeColor="accent6" w:themeShade="80"/>
        </w:rPr>
        <w:t xml:space="preserve"> Health</w:t>
      </w:r>
      <w:r w:rsidRPr="00DF64F5">
        <w:rPr>
          <w:rFonts w:ascii="Calibri" w:hAnsi="Calibri" w:cs="Calibri"/>
          <w:color w:val="351042" w:themeColor="accent6" w:themeShade="80"/>
        </w:rPr>
        <w:t xml:space="preserve"> </w:t>
      </w:r>
    </w:p>
    <w:p w14:paraId="3FD6C252" w14:textId="1DB5BE04" w:rsidR="007926C8" w:rsidRPr="00382804" w:rsidRDefault="00C73166" w:rsidP="00B30F8E">
      <w:pPr>
        <w:rPr>
          <w:rFonts w:ascii="Calibri" w:hAnsi="Calibri" w:cs="Calibri"/>
        </w:rPr>
      </w:pP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Fictitious name</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had </w:t>
      </w:r>
      <w:r w:rsidRPr="00382804">
        <w:rPr>
          <w:rStyle w:val="normaltextrun"/>
          <w:rFonts w:ascii="Calibri" w:hAnsi="Calibri" w:cs="Calibri"/>
          <w:color w:val="000000"/>
          <w:shd w:val="clear" w:color="auto" w:fill="FFFFFF"/>
        </w:rPr>
        <w:t>__(o</w:t>
      </w:r>
      <w:r w:rsidR="00DF64F5" w:rsidRPr="00382804">
        <w:rPr>
          <w:rStyle w:val="normaltextrun"/>
          <w:rFonts w:ascii="Calibri" w:hAnsi="Calibri" w:cs="Calibri"/>
          <w:color w:val="000000"/>
          <w:shd w:val="clear" w:color="auto" w:fill="FFFFFF"/>
        </w:rPr>
        <w:t>utline number of children, any relevant health issues, reproductive challenges, birth trauma or decisions made</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w:t>
      </w:r>
    </w:p>
    <w:p w14:paraId="3973D4C2" w14:textId="77777777" w:rsidR="00D20B7C" w:rsidRPr="00D20B7C" w:rsidRDefault="00D20B7C" w:rsidP="00D20B7C">
      <w:pPr>
        <w:ind w:left="720"/>
        <w:rPr>
          <w:rFonts w:ascii="Calibri" w:hAnsi="Calibri" w:cs="Calibri"/>
        </w:rPr>
      </w:pPr>
    </w:p>
    <w:p w14:paraId="1A5678BC" w14:textId="77777777" w:rsidR="00166164" w:rsidRDefault="00D20B7C" w:rsidP="00B30F8E">
      <w:pPr>
        <w:rPr>
          <w:rFonts w:ascii="Calibri" w:hAnsi="Calibri" w:cs="Calibri"/>
          <w:b/>
          <w:bCs/>
          <w:color w:val="351042" w:themeColor="accent6" w:themeShade="80"/>
        </w:rPr>
      </w:pPr>
      <w:r w:rsidRPr="00DF64F5">
        <w:rPr>
          <w:rFonts w:ascii="Calibri" w:hAnsi="Calibri" w:cs="Calibri"/>
          <w:b/>
          <w:bCs/>
          <w:color w:val="351042" w:themeColor="accent6" w:themeShade="80"/>
        </w:rPr>
        <w:t>Mental Health</w:t>
      </w:r>
    </w:p>
    <w:p w14:paraId="6833E4CE" w14:textId="13A52A63" w:rsidR="00D20B7C" w:rsidRPr="00382804" w:rsidRDefault="00C73166" w:rsidP="00B30F8E">
      <w:pPr>
        <w:rPr>
          <w:rFonts w:ascii="Calibri" w:hAnsi="Calibri" w:cs="Calibri"/>
          <w:color w:val="351042" w:themeColor="accent6" w:themeShade="80"/>
        </w:rPr>
      </w:pPr>
      <w:r w:rsidRPr="00382804">
        <w:rPr>
          <w:rStyle w:val="normaltextrun"/>
          <w:rFonts w:ascii="Calibri" w:hAnsi="Calibri" w:cs="Calibri"/>
          <w:color w:val="000000"/>
          <w:shd w:val="clear" w:color="auto" w:fill="FFFFFF"/>
        </w:rPr>
        <w:t>___(</w:t>
      </w:r>
      <w:r w:rsidR="00166164" w:rsidRPr="00382804">
        <w:rPr>
          <w:rStyle w:val="normaltextrun"/>
          <w:rFonts w:ascii="Calibri" w:hAnsi="Calibri" w:cs="Calibri"/>
          <w:color w:val="000000"/>
          <w:shd w:val="clear" w:color="auto" w:fill="FFFFFF"/>
        </w:rPr>
        <w:t>Fictitious name’s</w:t>
      </w:r>
      <w:r w:rsidRPr="00382804">
        <w:rPr>
          <w:rStyle w:val="normaltextrun"/>
          <w:rFonts w:ascii="Calibri" w:hAnsi="Calibri" w:cs="Calibri"/>
          <w:color w:val="000000"/>
          <w:shd w:val="clear" w:color="auto" w:fill="FFFFFF"/>
        </w:rPr>
        <w:t>)</w:t>
      </w:r>
      <w:r w:rsidR="00166164" w:rsidRPr="00382804">
        <w:rPr>
          <w:rStyle w:val="normaltextrun"/>
          <w:rFonts w:ascii="Calibri" w:hAnsi="Calibri" w:cs="Calibri"/>
          <w:color w:val="000000"/>
          <w:shd w:val="clear" w:color="auto" w:fill="FFFFFF"/>
        </w:rPr>
        <w:t xml:space="preserve"> </w:t>
      </w:r>
      <w:r w:rsidR="00DF64F5" w:rsidRPr="00382804">
        <w:rPr>
          <w:rStyle w:val="normaltextrun"/>
          <w:rFonts w:ascii="Calibri" w:hAnsi="Calibri" w:cs="Calibri"/>
          <w:color w:val="000000"/>
          <w:shd w:val="clear" w:color="auto" w:fill="FFFFFF"/>
        </w:rPr>
        <w:t xml:space="preserve">mental health history included </w:t>
      </w:r>
      <w:r w:rsidR="00F44608"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known diagnoses or emotional impacts</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w:t>
      </w:r>
    </w:p>
    <w:p w14:paraId="29DDA567" w14:textId="77777777" w:rsidR="00D20B7C" w:rsidRPr="00D20B7C" w:rsidRDefault="00D20B7C" w:rsidP="00D20B7C">
      <w:pPr>
        <w:rPr>
          <w:rFonts w:ascii="Calibri" w:hAnsi="Calibri" w:cs="Calibri"/>
        </w:rPr>
      </w:pPr>
    </w:p>
    <w:p w14:paraId="5EDF5148" w14:textId="77777777" w:rsidR="00DF64F5" w:rsidRPr="00DF64F5" w:rsidRDefault="00D20B7C" w:rsidP="00B30F8E">
      <w:pPr>
        <w:rPr>
          <w:rFonts w:ascii="Calibri" w:hAnsi="Calibri" w:cs="Calibri"/>
          <w:b/>
          <w:bCs/>
          <w:color w:val="351042" w:themeColor="accent6" w:themeShade="80"/>
        </w:rPr>
      </w:pPr>
      <w:r w:rsidRPr="00DF64F5">
        <w:rPr>
          <w:rFonts w:ascii="Calibri" w:hAnsi="Calibri" w:cs="Calibri"/>
          <w:b/>
          <w:bCs/>
          <w:color w:val="351042" w:themeColor="accent6" w:themeShade="80"/>
        </w:rPr>
        <w:t>Substance Use</w:t>
      </w:r>
    </w:p>
    <w:p w14:paraId="7A4BF9F2" w14:textId="0CC6EDCC" w:rsidR="00DF64F5" w:rsidRPr="00382804" w:rsidRDefault="00F44608" w:rsidP="00B30F8E">
      <w:pPr>
        <w:rPr>
          <w:rFonts w:ascii="Calibri" w:hAnsi="Calibri" w:cs="Calibri"/>
        </w:rPr>
      </w:pPr>
      <w:r w:rsidRPr="00382804">
        <w:rPr>
          <w:rFonts w:ascii="Calibri" w:hAnsi="Calibri" w:cs="Calibri"/>
        </w:rPr>
        <w:t>Per t</w:t>
      </w:r>
      <w:commentRangeStart w:id="17"/>
      <w:r w:rsidR="00166164" w:rsidRPr="00382804">
        <w:rPr>
          <w:rFonts w:ascii="Calibri" w:hAnsi="Calibri" w:cs="Calibri"/>
        </w:rPr>
        <w:t xml:space="preserve">he </w:t>
      </w:r>
      <w:r w:rsidRPr="00382804">
        <w:rPr>
          <w:rFonts w:ascii="Calibri" w:hAnsi="Calibri" w:cs="Calibri"/>
        </w:rPr>
        <w:t>___(</w:t>
      </w:r>
      <w:r w:rsidR="00172031" w:rsidRPr="00382804">
        <w:rPr>
          <w:rStyle w:val="cf01"/>
          <w:rFonts w:ascii="Calibri" w:hAnsi="Calibri" w:cs="Calibri"/>
          <w:sz w:val="24"/>
          <w:szCs w:val="24"/>
        </w:rPr>
        <w:t>interviewee relationship, i.e., her mom / her husband</w:t>
      </w:r>
      <w:r w:rsidRPr="00382804">
        <w:rPr>
          <w:rStyle w:val="cf01"/>
          <w:rFonts w:ascii="Calibri" w:hAnsi="Calibri" w:cs="Calibri"/>
          <w:sz w:val="24"/>
          <w:szCs w:val="24"/>
        </w:rPr>
        <w:t>)</w:t>
      </w:r>
      <w:commentRangeEnd w:id="17"/>
      <w:r w:rsidR="000A5D47" w:rsidRPr="00382804">
        <w:rPr>
          <w:rStyle w:val="CommentReference"/>
        </w:rPr>
        <w:commentReference w:id="17"/>
      </w:r>
      <w:r w:rsidR="00166164" w:rsidRPr="00382804">
        <w:rPr>
          <w:rFonts w:ascii="Calibri" w:hAnsi="Calibri" w:cs="Calibri"/>
        </w:rPr>
        <w:t xml:space="preserve"> details </w:t>
      </w:r>
      <w:r w:rsidRPr="00382804">
        <w:rPr>
          <w:rFonts w:ascii="Calibri" w:hAnsi="Calibri" w:cs="Calibri"/>
        </w:rPr>
        <w:t xml:space="preserve">were shared </w:t>
      </w:r>
      <w:r w:rsidR="00166164" w:rsidRPr="00382804">
        <w:rPr>
          <w:rFonts w:ascii="Calibri" w:hAnsi="Calibri" w:cs="Calibri"/>
        </w:rPr>
        <w:t xml:space="preserve">about </w:t>
      </w:r>
      <w:r w:rsidRPr="00382804">
        <w:rPr>
          <w:rFonts w:ascii="Calibri" w:hAnsi="Calibri" w:cs="Calibri"/>
        </w:rPr>
        <w:t>___(</w:t>
      </w:r>
      <w:r w:rsidR="00166164" w:rsidRPr="00382804">
        <w:rPr>
          <w:rStyle w:val="normaltextrun"/>
          <w:rFonts w:ascii="Calibri" w:hAnsi="Calibri" w:cs="Calibri"/>
          <w:color w:val="000000"/>
          <w:shd w:val="clear" w:color="auto" w:fill="FFFFFF"/>
        </w:rPr>
        <w:t>fictitious name’s</w:t>
      </w:r>
      <w:r w:rsidRPr="00382804">
        <w:rPr>
          <w:rStyle w:val="normaltextrun"/>
          <w:rFonts w:ascii="Calibri" w:hAnsi="Calibri" w:cs="Calibri"/>
          <w:color w:val="000000"/>
          <w:shd w:val="clear" w:color="auto" w:fill="FFFFFF"/>
        </w:rPr>
        <w:t>)</w:t>
      </w:r>
      <w:r w:rsidR="00166164" w:rsidRPr="00382804">
        <w:rPr>
          <w:rFonts w:ascii="Calibri" w:hAnsi="Calibri" w:cs="Calibri"/>
        </w:rPr>
        <w:t xml:space="preserve"> history of substance use (including any relevant experiences with treatment, challenges in accessing care, periods of abstinence or sobriety, </w:t>
      </w:r>
      <w:r w:rsidR="008151B9" w:rsidRPr="00382804">
        <w:rPr>
          <w:rFonts w:ascii="Calibri" w:hAnsi="Calibri" w:cs="Calibri"/>
        </w:rPr>
        <w:t xml:space="preserve">and </w:t>
      </w:r>
      <w:r w:rsidR="00A905B0" w:rsidRPr="00382804">
        <w:rPr>
          <w:rFonts w:ascii="Calibri" w:hAnsi="Calibri" w:cs="Calibri"/>
        </w:rPr>
        <w:t xml:space="preserve">any risk factors or relapse triggers, </w:t>
      </w:r>
      <w:r w:rsidR="00166164" w:rsidRPr="00382804">
        <w:rPr>
          <w:rFonts w:ascii="Calibri" w:hAnsi="Calibri" w:cs="Calibri"/>
        </w:rPr>
        <w:t>if applicable</w:t>
      </w:r>
      <w:r w:rsidR="000E34E4" w:rsidRPr="00382804">
        <w:rPr>
          <w:rFonts w:ascii="Calibri" w:hAnsi="Calibri" w:cs="Calibri"/>
        </w:rPr>
        <w:t xml:space="preserve">, or state that </w:t>
      </w:r>
      <w:r w:rsidRPr="00382804">
        <w:rPr>
          <w:rFonts w:ascii="Calibri" w:hAnsi="Calibri" w:cs="Calibri"/>
        </w:rPr>
        <w:t>per the _______(</w:t>
      </w:r>
      <w:r w:rsidRPr="00382804">
        <w:rPr>
          <w:rStyle w:val="cf01"/>
          <w:rFonts w:ascii="Calibri" w:hAnsi="Calibri" w:cs="Calibri"/>
          <w:sz w:val="24"/>
          <w:szCs w:val="24"/>
        </w:rPr>
        <w:t xml:space="preserve">interviewee relationship, i.e., her mom / her husband) </w:t>
      </w:r>
      <w:commentRangeStart w:id="18"/>
      <w:commentRangeEnd w:id="18"/>
      <w:r w:rsidRPr="00382804">
        <w:rPr>
          <w:rStyle w:val="CommentReference"/>
        </w:rPr>
        <w:commentReference w:id="18"/>
      </w:r>
      <w:commentRangeStart w:id="19"/>
      <w:r w:rsidR="000E34E4" w:rsidRPr="00382804">
        <w:rPr>
          <w:rFonts w:ascii="Calibri" w:hAnsi="Calibri" w:cs="Calibri"/>
        </w:rPr>
        <w:t>she had no known history of substance use</w:t>
      </w:r>
      <w:commentRangeEnd w:id="19"/>
      <w:r w:rsidR="000E34E4" w:rsidRPr="00382804">
        <w:rPr>
          <w:rStyle w:val="CommentReference"/>
        </w:rPr>
        <w:commentReference w:id="19"/>
      </w:r>
      <w:ins w:id="20" w:author="Zaharatos, Julie (CDC/NCCDPHP/DRH)" w:date="2026-01-05T15:22:00Z" w16du:dateUtc="2026-01-05T20:22:00Z">
        <w:r w:rsidR="00B10BD0">
          <w:rPr>
            <w:rFonts w:ascii="Calibri" w:hAnsi="Calibri" w:cs="Calibri"/>
          </w:rPr>
          <w:t>)</w:t>
        </w:r>
      </w:ins>
      <w:r w:rsidR="00166164" w:rsidRPr="00382804">
        <w:rPr>
          <w:rFonts w:ascii="Calibri" w:hAnsi="Calibri" w:cs="Calibri"/>
        </w:rPr>
        <w:t xml:space="preserve">. </w:t>
      </w:r>
    </w:p>
    <w:p w14:paraId="3AD2DD01" w14:textId="77777777" w:rsidR="00166164" w:rsidRDefault="00166164" w:rsidP="00B30F8E">
      <w:pPr>
        <w:rPr>
          <w:rFonts w:ascii="Calibri" w:hAnsi="Calibri" w:cs="Calibri"/>
        </w:rPr>
      </w:pPr>
    </w:p>
    <w:p w14:paraId="1A42924A" w14:textId="77777777" w:rsidR="00DF64F5" w:rsidRPr="00DF64F5" w:rsidRDefault="00DF64F5" w:rsidP="00B30F8E">
      <w:pPr>
        <w:rPr>
          <w:rFonts w:ascii="Calibri" w:hAnsi="Calibri" w:cs="Calibri"/>
          <w:b/>
          <w:bCs/>
          <w:color w:val="351042" w:themeColor="accent6" w:themeShade="80"/>
        </w:rPr>
      </w:pPr>
      <w:r w:rsidRPr="00DF64F5">
        <w:rPr>
          <w:rFonts w:ascii="Calibri" w:hAnsi="Calibri" w:cs="Calibri"/>
          <w:b/>
          <w:bCs/>
          <w:color w:val="351042" w:themeColor="accent6" w:themeShade="80"/>
        </w:rPr>
        <w:t>Legal History</w:t>
      </w:r>
    </w:p>
    <w:p w14:paraId="150998CA" w14:textId="1910854A" w:rsidR="00DF64F5" w:rsidRPr="00382804" w:rsidRDefault="000E34E4" w:rsidP="00B30F8E">
      <w:pPr>
        <w:rPr>
          <w:rFonts w:ascii="Calibri" w:hAnsi="Calibri" w:cs="Calibri"/>
        </w:rPr>
      </w:pPr>
      <w:r w:rsidRPr="00382804">
        <w:rPr>
          <w:rStyle w:val="normaltextrun"/>
          <w:rFonts w:ascii="Calibri" w:hAnsi="Calibri" w:cs="Calibri"/>
          <w:color w:val="000000"/>
          <w:shd w:val="clear" w:color="auto" w:fill="FFFFFF"/>
        </w:rPr>
        <w:t>T</w:t>
      </w:r>
      <w:r w:rsidR="00DF64F5" w:rsidRPr="00382804">
        <w:rPr>
          <w:rStyle w:val="normaltextrun"/>
          <w:rFonts w:ascii="Calibri" w:hAnsi="Calibri" w:cs="Calibri"/>
          <w:color w:val="000000"/>
          <w:shd w:val="clear" w:color="auto" w:fill="FFFFFF"/>
        </w:rPr>
        <w:t xml:space="preserve">here </w:t>
      </w:r>
      <w:r w:rsidR="3C42E9C1" w:rsidRPr="00382804">
        <w:rPr>
          <w:rStyle w:val="normaltextrun"/>
          <w:rFonts w:ascii="Calibri" w:hAnsi="Calibri" w:cs="Calibri"/>
          <w:color w:val="000000" w:themeColor="text1"/>
        </w:rPr>
        <w:t>was</w:t>
      </w:r>
      <w:r w:rsidR="00DF64F5" w:rsidRPr="00382804">
        <w:rPr>
          <w:rStyle w:val="normaltextrun"/>
          <w:rFonts w:ascii="Calibri" w:hAnsi="Calibri" w:cs="Calibri"/>
          <w:color w:val="000000"/>
          <w:shd w:val="clear" w:color="auto" w:fill="FFFFFF"/>
        </w:rPr>
        <w:t>/</w:t>
      </w:r>
      <w:r w:rsidR="3C42E9C1" w:rsidRPr="00382804">
        <w:rPr>
          <w:rStyle w:val="normaltextrun"/>
          <w:rFonts w:ascii="Calibri" w:hAnsi="Calibri" w:cs="Calibri"/>
          <w:color w:val="000000" w:themeColor="text1"/>
        </w:rPr>
        <w:t>was</w:t>
      </w:r>
      <w:r w:rsidR="00DF64F5" w:rsidRPr="00382804">
        <w:rPr>
          <w:rStyle w:val="normaltextrun"/>
          <w:rFonts w:ascii="Calibri" w:hAnsi="Calibri" w:cs="Calibri"/>
          <w:color w:val="000000"/>
          <w:shd w:val="clear" w:color="auto" w:fill="FFFFFF"/>
        </w:rPr>
        <w:t xml:space="preserve"> not a history of domestic violence that included </w:t>
      </w:r>
      <w:r w:rsidR="00F44608" w:rsidRPr="00382804">
        <w:rPr>
          <w:rStyle w:val="normaltextrun"/>
          <w:rFonts w:ascii="Calibri" w:hAnsi="Calibri" w:cs="Calibri"/>
          <w:color w:val="000000"/>
          <w:shd w:val="clear" w:color="auto" w:fill="FFFFFF"/>
        </w:rPr>
        <w:t>___(</w:t>
      </w:r>
      <w:r w:rsidR="004D39F3" w:rsidRPr="00382804">
        <w:rPr>
          <w:rStyle w:val="normaltextrun"/>
          <w:rFonts w:ascii="Calibri" w:hAnsi="Calibri" w:cs="Calibri"/>
          <w:color w:val="000000"/>
          <w:shd w:val="clear" w:color="auto" w:fill="FFFFFF"/>
        </w:rPr>
        <w:t xml:space="preserve">capture </w:t>
      </w:r>
      <w:r w:rsidR="00DF64F5" w:rsidRPr="00382804">
        <w:rPr>
          <w:rStyle w:val="normaltextrun"/>
          <w:rFonts w:ascii="Calibri" w:hAnsi="Calibri" w:cs="Calibri"/>
          <w:color w:val="000000"/>
          <w:shd w:val="clear" w:color="auto" w:fill="FFFFFF"/>
        </w:rPr>
        <w:t>significant incidents and responses that may have involved protective orders, calls to 911</w:t>
      </w:r>
      <w:r w:rsidR="4F172EEB" w:rsidRPr="00382804">
        <w:rPr>
          <w:rStyle w:val="normaltextrun"/>
          <w:rFonts w:ascii="Calibri" w:hAnsi="Calibri" w:cs="Calibri"/>
          <w:color w:val="000000" w:themeColor="text1"/>
        </w:rPr>
        <w:t>,</w:t>
      </w:r>
      <w:r w:rsidR="00DF64F5" w:rsidRPr="00382804">
        <w:rPr>
          <w:rStyle w:val="normaltextrun"/>
          <w:rFonts w:ascii="Calibri" w:hAnsi="Calibri" w:cs="Calibri"/>
          <w:color w:val="000000"/>
          <w:shd w:val="clear" w:color="auto" w:fill="FFFFFF"/>
        </w:rPr>
        <w:t xml:space="preserve"> or police reports</w:t>
      </w:r>
      <w:r w:rsidR="4F172EEB" w:rsidRPr="00382804">
        <w:rPr>
          <w:rStyle w:val="normaltextrun"/>
          <w:rFonts w:ascii="Calibri" w:hAnsi="Calibri" w:cs="Calibri"/>
          <w:color w:val="000000" w:themeColor="text1"/>
        </w:rPr>
        <w:t>,</w:t>
      </w:r>
      <w:r w:rsidR="00DF64F5" w:rsidRPr="00382804">
        <w:rPr>
          <w:rStyle w:val="normaltextrun"/>
          <w:rFonts w:ascii="Calibri" w:hAnsi="Calibri" w:cs="Calibri"/>
          <w:color w:val="000000"/>
          <w:shd w:val="clear" w:color="auto" w:fill="FFFFFF"/>
        </w:rPr>
        <w:t xml:space="preserve"> etc.</w:t>
      </w:r>
      <w:r w:rsidR="00F44608"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w:t>
      </w:r>
      <w:r w:rsidR="00E9571D" w:rsidRPr="00382804">
        <w:rPr>
          <w:rStyle w:val="normaltextrun"/>
          <w:rFonts w:ascii="Calibri" w:hAnsi="Calibri" w:cs="Calibri"/>
          <w:color w:val="000000"/>
          <w:shd w:val="clear" w:color="auto" w:fill="FFFFFF"/>
        </w:rPr>
        <w:t>T</w:t>
      </w:r>
      <w:r w:rsidR="00DF64F5" w:rsidRPr="00382804">
        <w:rPr>
          <w:rStyle w:val="normaltextrun"/>
          <w:rFonts w:ascii="Calibri" w:hAnsi="Calibri" w:cs="Calibri"/>
          <w:color w:val="000000"/>
          <w:shd w:val="clear" w:color="auto" w:fill="FFFFFF"/>
        </w:rPr>
        <w:t xml:space="preserve">here </w:t>
      </w:r>
      <w:r w:rsidR="3C42E9C1" w:rsidRPr="00382804">
        <w:rPr>
          <w:rStyle w:val="normaltextrun"/>
          <w:rFonts w:ascii="Calibri" w:hAnsi="Calibri" w:cs="Calibri"/>
          <w:color w:val="000000" w:themeColor="text1"/>
        </w:rPr>
        <w:t xml:space="preserve">were/were </w:t>
      </w:r>
      <w:r w:rsidR="00F44608" w:rsidRPr="00382804">
        <w:rPr>
          <w:rStyle w:val="normaltextrun"/>
          <w:rFonts w:ascii="Calibri" w:hAnsi="Calibri" w:cs="Calibri"/>
          <w:color w:val="000000"/>
          <w:shd w:val="clear" w:color="auto" w:fill="FFFFFF"/>
        </w:rPr>
        <w:t>no</w:t>
      </w:r>
      <w:r w:rsidR="00DF64F5" w:rsidRPr="00382804">
        <w:rPr>
          <w:rStyle w:val="normaltextrun"/>
          <w:rFonts w:ascii="Calibri" w:hAnsi="Calibri" w:cs="Calibri"/>
          <w:color w:val="000000"/>
          <w:shd w:val="clear" w:color="auto" w:fill="FFFFFF"/>
        </w:rPr>
        <w:t xml:space="preserve"> interactions with </w:t>
      </w:r>
      <w:r w:rsidR="00547E42" w:rsidRPr="00382804">
        <w:rPr>
          <w:rStyle w:val="normaltextrun"/>
          <w:rFonts w:ascii="Calibri" w:hAnsi="Calibri" w:cs="Calibri"/>
          <w:color w:val="000000"/>
          <w:shd w:val="clear" w:color="auto" w:fill="FFFFFF"/>
        </w:rPr>
        <w:t>family/c</w:t>
      </w:r>
      <w:r w:rsidR="00DF64F5" w:rsidRPr="00382804">
        <w:rPr>
          <w:rStyle w:val="normaltextrun"/>
          <w:rFonts w:ascii="Calibri" w:hAnsi="Calibri" w:cs="Calibri"/>
          <w:color w:val="000000"/>
          <w:shd w:val="clear" w:color="auto" w:fill="FFFFFF"/>
        </w:rPr>
        <w:t xml:space="preserve">hild </w:t>
      </w:r>
      <w:r w:rsidR="00547E42" w:rsidRPr="00382804">
        <w:rPr>
          <w:rStyle w:val="normaltextrun"/>
          <w:rFonts w:ascii="Calibri" w:hAnsi="Calibri" w:cs="Calibri"/>
          <w:color w:val="000000"/>
          <w:shd w:val="clear" w:color="auto" w:fill="FFFFFF"/>
        </w:rPr>
        <w:t>p</w:t>
      </w:r>
      <w:r w:rsidR="00DF64F5" w:rsidRPr="00382804">
        <w:rPr>
          <w:rStyle w:val="normaltextrun"/>
          <w:rFonts w:ascii="Calibri" w:hAnsi="Calibri" w:cs="Calibri"/>
          <w:color w:val="000000"/>
          <w:shd w:val="clear" w:color="auto" w:fill="FFFFFF"/>
        </w:rPr>
        <w:t xml:space="preserve">rotective </w:t>
      </w:r>
      <w:r w:rsidR="00547E42" w:rsidRPr="00382804">
        <w:rPr>
          <w:rStyle w:val="normaltextrun"/>
          <w:rFonts w:ascii="Calibri" w:hAnsi="Calibri" w:cs="Calibri"/>
          <w:color w:val="000000"/>
          <w:shd w:val="clear" w:color="auto" w:fill="FFFFFF"/>
        </w:rPr>
        <w:t>s</w:t>
      </w:r>
      <w:r w:rsidR="00DF64F5" w:rsidRPr="00382804">
        <w:rPr>
          <w:rStyle w:val="normaltextrun"/>
          <w:rFonts w:ascii="Calibri" w:hAnsi="Calibri" w:cs="Calibri"/>
          <w:color w:val="000000"/>
          <w:shd w:val="clear" w:color="auto" w:fill="FFFFFF"/>
        </w:rPr>
        <w:t xml:space="preserve">ervices that involved </w:t>
      </w:r>
      <w:r w:rsidR="00F44608"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list out relevant events and outcomes if applicable</w:t>
      </w:r>
      <w:r w:rsidR="00F44608" w:rsidRPr="00382804">
        <w:rPr>
          <w:rStyle w:val="normaltextrun"/>
          <w:rFonts w:ascii="Calibri" w:hAnsi="Calibri" w:cs="Calibri"/>
          <w:color w:val="000000"/>
          <w:shd w:val="clear" w:color="auto" w:fill="FFFFFF"/>
        </w:rPr>
        <w:t>)</w:t>
      </w:r>
      <w:r w:rsidR="082405C3" w:rsidRPr="00382804">
        <w:rPr>
          <w:rStyle w:val="normaltextrun"/>
          <w:rFonts w:ascii="Calibri" w:hAnsi="Calibri" w:cs="Calibri"/>
          <w:color w:val="000000" w:themeColor="text1"/>
        </w:rPr>
        <w:t>.</w:t>
      </w:r>
      <w:r w:rsidR="00DF64F5" w:rsidRPr="00382804">
        <w:rPr>
          <w:rStyle w:val="normaltextrun"/>
          <w:rFonts w:ascii="Calibri" w:hAnsi="Calibri" w:cs="Calibri"/>
          <w:color w:val="000000"/>
          <w:shd w:val="clear" w:color="auto" w:fill="FFFFFF"/>
        </w:rPr>
        <w:t xml:space="preserve"> </w:t>
      </w:r>
      <w:commentRangeStart w:id="21"/>
      <w:commentRangeStart w:id="22"/>
      <w:r w:rsidR="4F172EEB" w:rsidRPr="00382804">
        <w:rPr>
          <w:rStyle w:val="normaltextrun"/>
          <w:rFonts w:ascii="Calibri" w:hAnsi="Calibri" w:cs="Calibri"/>
          <w:color w:val="000000" w:themeColor="text1"/>
        </w:rPr>
        <w:t xml:space="preserve">Additionally, </w:t>
      </w:r>
      <w:r w:rsidR="00F44608" w:rsidRPr="00382804">
        <w:rPr>
          <w:rStyle w:val="normaltextrun"/>
          <w:rFonts w:ascii="Calibri" w:hAnsi="Calibri" w:cs="Calibri"/>
          <w:color w:val="000000" w:themeColor="text1"/>
        </w:rPr>
        <w:t>___(</w:t>
      </w:r>
      <w:r w:rsidR="004D39F3" w:rsidRPr="00382804">
        <w:rPr>
          <w:rStyle w:val="normaltextrun"/>
          <w:rFonts w:ascii="Calibri" w:hAnsi="Calibri" w:cs="Calibri"/>
          <w:color w:val="000000" w:themeColor="text1"/>
        </w:rPr>
        <w:t xml:space="preserve">fictitious </w:t>
      </w:r>
      <w:r w:rsidR="2F0C0A22" w:rsidRPr="00382804">
        <w:rPr>
          <w:rStyle w:val="normaltextrun"/>
          <w:rFonts w:ascii="Calibri" w:hAnsi="Calibri" w:cs="Calibri"/>
          <w:color w:val="000000" w:themeColor="text1"/>
        </w:rPr>
        <w:t>name</w:t>
      </w:r>
      <w:r w:rsidR="00F44608" w:rsidRPr="00382804">
        <w:rPr>
          <w:rStyle w:val="normaltextrun"/>
          <w:rFonts w:ascii="Calibri" w:hAnsi="Calibri" w:cs="Calibri"/>
          <w:color w:val="000000" w:themeColor="text1"/>
        </w:rPr>
        <w:t>)</w:t>
      </w:r>
      <w:r w:rsidR="2F0C0A22" w:rsidRPr="00382804">
        <w:rPr>
          <w:rStyle w:val="normaltextrun"/>
          <w:rFonts w:ascii="Calibri" w:hAnsi="Calibri" w:cs="Calibri"/>
          <w:color w:val="000000" w:themeColor="text1"/>
        </w:rPr>
        <w:t xml:space="preserve"> </w:t>
      </w:r>
      <w:r w:rsidR="00DF64F5" w:rsidRPr="00382804">
        <w:rPr>
          <w:rStyle w:val="normaltextrun"/>
          <w:rFonts w:ascii="Calibri" w:hAnsi="Calibri" w:cs="Calibri"/>
          <w:color w:val="000000"/>
          <w:shd w:val="clear" w:color="auto" w:fill="FFFFFF"/>
        </w:rPr>
        <w:t>ha</w:t>
      </w:r>
      <w:r w:rsidR="4F172EEB" w:rsidRPr="00382804">
        <w:rPr>
          <w:rStyle w:val="normaltextrun"/>
          <w:rFonts w:ascii="Calibri" w:hAnsi="Calibri" w:cs="Calibri"/>
          <w:color w:val="000000" w:themeColor="text1"/>
        </w:rPr>
        <w:t>d</w:t>
      </w:r>
      <w:r w:rsidR="00DF64F5" w:rsidRPr="00382804">
        <w:rPr>
          <w:rStyle w:val="normaltextrun"/>
          <w:rFonts w:ascii="Calibri" w:hAnsi="Calibri" w:cs="Calibri"/>
          <w:color w:val="000000"/>
          <w:shd w:val="clear" w:color="auto" w:fill="FFFFFF"/>
        </w:rPr>
        <w:t xml:space="preserve"> a history of </w:t>
      </w:r>
      <w:r w:rsidR="00F44608"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list details about any arrest/</w:t>
      </w:r>
      <w:r w:rsidR="00E16C5F" w:rsidRPr="00382804">
        <w:rPr>
          <w:rStyle w:val="normaltextrun"/>
          <w:rFonts w:ascii="Calibri" w:hAnsi="Calibri" w:cs="Calibri"/>
          <w:color w:val="000000"/>
          <w:shd w:val="clear" w:color="auto" w:fill="FFFFFF"/>
        </w:rPr>
        <w:t xml:space="preserve">incarceration, </w:t>
      </w:r>
      <w:r w:rsidR="00DF64F5" w:rsidRPr="00382804">
        <w:rPr>
          <w:rStyle w:val="normaltextrun"/>
          <w:rFonts w:ascii="Calibri" w:hAnsi="Calibri" w:cs="Calibri"/>
          <w:color w:val="000000"/>
          <w:shd w:val="clear" w:color="auto" w:fill="FFFFFF"/>
        </w:rPr>
        <w:t>if applicable</w:t>
      </w:r>
      <w:r w:rsidR="00F44608"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w:t>
      </w:r>
      <w:r w:rsidR="00DF64F5" w:rsidRPr="00382804">
        <w:rPr>
          <w:rStyle w:val="eop"/>
          <w:rFonts w:ascii="Calibri" w:hAnsi="Calibri" w:cs="Calibri"/>
          <w:color w:val="000000"/>
          <w:shd w:val="clear" w:color="auto" w:fill="FFFFFF"/>
        </w:rPr>
        <w:t> </w:t>
      </w:r>
      <w:commentRangeEnd w:id="21"/>
      <w:r w:rsidR="00DF64F5" w:rsidRPr="00382804">
        <w:commentReference w:id="21"/>
      </w:r>
      <w:commentRangeEnd w:id="22"/>
      <w:r w:rsidR="00DF64F5" w:rsidRPr="00382804">
        <w:commentReference w:id="22"/>
      </w:r>
    </w:p>
    <w:p w14:paraId="55A202DD" w14:textId="77777777" w:rsidR="00DF64F5" w:rsidRDefault="00DF64F5" w:rsidP="00B30F8E">
      <w:pPr>
        <w:rPr>
          <w:rFonts w:ascii="Calibri" w:hAnsi="Calibri" w:cs="Calibri"/>
        </w:rPr>
      </w:pPr>
    </w:p>
    <w:p w14:paraId="2425CB2A" w14:textId="78D72AFE" w:rsidR="00DF64F5" w:rsidRPr="00DF64F5" w:rsidRDefault="0493425F" w:rsidP="00B30F8E">
      <w:pPr>
        <w:rPr>
          <w:rFonts w:ascii="Calibri" w:hAnsi="Calibri" w:cs="Calibri"/>
          <w:b/>
          <w:bCs/>
          <w:color w:val="351042" w:themeColor="accent6" w:themeShade="80"/>
        </w:rPr>
      </w:pPr>
      <w:commentRangeStart w:id="23"/>
      <w:r w:rsidRPr="0493425F">
        <w:rPr>
          <w:rFonts w:ascii="Calibri" w:hAnsi="Calibri" w:cs="Calibri"/>
          <w:b/>
          <w:bCs/>
          <w:color w:val="351042" w:themeColor="accent6" w:themeShade="80"/>
        </w:rPr>
        <w:t>Relationship with Partner</w:t>
      </w:r>
      <w:commentRangeStart w:id="24"/>
      <w:commentRangeStart w:id="25"/>
      <w:commentRangeEnd w:id="24"/>
      <w:r w:rsidR="00DF64F5">
        <w:commentReference w:id="24"/>
      </w:r>
      <w:commentRangeEnd w:id="25"/>
      <w:r w:rsidR="00DF64F5">
        <w:commentReference w:id="25"/>
      </w:r>
      <w:r w:rsidR="004D39F3">
        <w:rPr>
          <w:rFonts w:ascii="Calibri" w:hAnsi="Calibri" w:cs="Calibri"/>
          <w:b/>
          <w:bCs/>
          <w:color w:val="351042" w:themeColor="accent6" w:themeShade="80"/>
        </w:rPr>
        <w:t xml:space="preserve"> (as applicable)</w:t>
      </w:r>
      <w:commentRangeEnd w:id="23"/>
      <w:r w:rsidR="002E58CB">
        <w:rPr>
          <w:rStyle w:val="CommentReference"/>
        </w:rPr>
        <w:commentReference w:id="23"/>
      </w:r>
    </w:p>
    <w:p w14:paraId="375938CD" w14:textId="7BAAF43A" w:rsidR="00D0383B" w:rsidRDefault="00F44608" w:rsidP="00B30F8E">
      <w:pPr>
        <w:rPr>
          <w:rStyle w:val="eop"/>
          <w:rFonts w:ascii="Calibri" w:hAnsi="Calibri" w:cs="Calibri"/>
          <w:color w:val="000000"/>
          <w:shd w:val="clear" w:color="auto" w:fill="FFFFFF"/>
        </w:rPr>
      </w:pP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Fictitious name’s</w:t>
      </w:r>
      <w:r w:rsidR="00FA34B6">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relationship with her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insert partner description</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began when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describe how they met and length of relationship</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Initially, the interviewee’s feelings about their partner were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insert description of relationship, including any changes over time</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Details about the partner include</w:t>
      </w:r>
      <w:r w:rsidR="4F172EEB" w:rsidRPr="00382804">
        <w:rPr>
          <w:rStyle w:val="normaltextrun"/>
          <w:rFonts w:ascii="Calibri" w:hAnsi="Calibri" w:cs="Calibri"/>
          <w:color w:val="000000" w:themeColor="text1"/>
        </w:rPr>
        <w:t>d</w:t>
      </w:r>
      <w:r w:rsidR="00DF64F5" w:rsidRPr="00382804">
        <w:rPr>
          <w:rStyle w:val="normaltextrun"/>
          <w:rFonts w:ascii="Calibri" w:hAnsi="Calibri" w:cs="Calibri"/>
          <w:color w:val="000000"/>
          <w:shd w:val="clear" w:color="auto" w:fill="FFFFFF"/>
        </w:rPr>
        <w:t xml:space="preserve">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insert partner details, family details, e.g., engagement, wedding details</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The interviewee describes their relationship as </w:t>
      </w:r>
      <w:r w:rsidRPr="00382804">
        <w:rPr>
          <w:rStyle w:val="normaltextrun"/>
          <w:rFonts w:ascii="Calibri" w:hAnsi="Calibri" w:cs="Calibri"/>
          <w:color w:val="000000"/>
          <w:shd w:val="clear" w:color="auto" w:fill="FFFFFF"/>
        </w:rPr>
        <w:t>___(</w:t>
      </w:r>
      <w:r w:rsidR="00FE002D" w:rsidRPr="00382804">
        <w:rPr>
          <w:rStyle w:val="normaltextrun"/>
          <w:rFonts w:ascii="Calibri" w:hAnsi="Calibri" w:cs="Calibri"/>
          <w:color w:val="000000"/>
          <w:shd w:val="clear" w:color="auto" w:fill="FFFFFF"/>
        </w:rPr>
        <w:t xml:space="preserve">insert description, </w:t>
      </w:r>
      <w:r w:rsidR="00DF64F5" w:rsidRPr="00382804">
        <w:rPr>
          <w:rStyle w:val="contextualspellingandgrammarerror"/>
          <w:rFonts w:ascii="Calibri" w:hAnsi="Calibri" w:cs="Calibri"/>
          <w:color w:val="000000"/>
          <w:shd w:val="clear" w:color="auto" w:fill="FFFFFF"/>
        </w:rPr>
        <w:t>i.e.,</w:t>
      </w:r>
      <w:r w:rsidR="00DF64F5" w:rsidRPr="00382804">
        <w:rPr>
          <w:rStyle w:val="normaltextrun"/>
          <w:rFonts w:ascii="Calibri" w:hAnsi="Calibri" w:cs="Calibri"/>
          <w:color w:val="000000"/>
          <w:shd w:val="clear" w:color="auto" w:fill="FFFFFF"/>
        </w:rPr>
        <w:t xml:space="preserve"> healthy, loving, good, toxic, abusive, unhealthy</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Communication with family members </w:t>
      </w:r>
      <w:r w:rsidR="00FE002D" w:rsidRPr="00382804">
        <w:rPr>
          <w:rStyle w:val="normaltextrun"/>
          <w:rFonts w:ascii="Calibri" w:hAnsi="Calibri" w:cs="Calibri"/>
          <w:color w:val="000000"/>
          <w:shd w:val="clear" w:color="auto" w:fill="FFFFFF"/>
        </w:rPr>
        <w:t xml:space="preserve">during the relationship </w:t>
      </w:r>
      <w:r w:rsidRPr="00382804">
        <w:rPr>
          <w:rStyle w:val="normaltextrun"/>
          <w:rFonts w:ascii="Calibri" w:hAnsi="Calibri" w:cs="Calibri"/>
          <w:color w:val="000000"/>
          <w:shd w:val="clear" w:color="auto" w:fill="FFFFFF"/>
        </w:rPr>
        <w:t>includes</w:t>
      </w:r>
      <w:r w:rsidR="00D0383B" w:rsidRPr="00382804">
        <w:rPr>
          <w:rStyle w:val="normaltextrun"/>
          <w:rFonts w:ascii="Calibri" w:hAnsi="Calibri" w:cs="Calibri"/>
          <w:color w:val="000000"/>
          <w:shd w:val="clear" w:color="auto" w:fill="FFFFFF"/>
        </w:rPr>
        <w:t xml:space="preserve">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describe frequency, nature, and any concerns</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The interviewee describe</w:t>
      </w:r>
      <w:r w:rsidR="3C42E9C1" w:rsidRPr="00382804">
        <w:rPr>
          <w:rStyle w:val="normaltextrun"/>
          <w:rFonts w:ascii="Calibri" w:hAnsi="Calibri" w:cs="Calibri"/>
          <w:color w:val="000000" w:themeColor="text1"/>
        </w:rPr>
        <w:t xml:space="preserve">d </w:t>
      </w:r>
      <w:r w:rsidR="00DF64F5" w:rsidRPr="00382804">
        <w:rPr>
          <w:rStyle w:val="normaltextrun"/>
          <w:rFonts w:ascii="Calibri" w:hAnsi="Calibri" w:cs="Calibri"/>
          <w:color w:val="000000"/>
          <w:shd w:val="clear" w:color="auto" w:fill="FFFFFF"/>
        </w:rPr>
        <w:t xml:space="preserve">the partner’s level of support during pregnancy as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insert descriptors</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and their partner’s feelings about the pregnancy were </w:t>
      </w:r>
      <w:r w:rsidRPr="00382804">
        <w:rPr>
          <w:rStyle w:val="normaltextrun"/>
          <w:rFonts w:ascii="Calibri" w:hAnsi="Calibri" w:cs="Calibri"/>
          <w:color w:val="000000"/>
          <w:shd w:val="clear" w:color="auto" w:fill="FFFFFF"/>
        </w:rPr>
        <w:t>___(</w:t>
      </w:r>
      <w:r w:rsidR="00DF64F5" w:rsidRPr="00382804">
        <w:rPr>
          <w:rStyle w:val="normaltextrun"/>
          <w:rFonts w:ascii="Calibri" w:hAnsi="Calibri" w:cs="Calibri"/>
          <w:color w:val="000000"/>
          <w:shd w:val="clear" w:color="auto" w:fill="FFFFFF"/>
        </w:rPr>
        <w:t>capture descriptors</w:t>
      </w:r>
      <w:r w:rsidRPr="00382804">
        <w:rPr>
          <w:rStyle w:val="normaltextrun"/>
          <w:rFonts w:ascii="Calibri" w:hAnsi="Calibri" w:cs="Calibri"/>
          <w:color w:val="000000"/>
          <w:shd w:val="clear" w:color="auto" w:fill="FFFFFF"/>
        </w:rPr>
        <w:t>)</w:t>
      </w:r>
      <w:r w:rsidR="00DF64F5" w:rsidRPr="00382804">
        <w:rPr>
          <w:rStyle w:val="normaltextrun"/>
          <w:rFonts w:ascii="Calibri" w:hAnsi="Calibri" w:cs="Calibri"/>
          <w:color w:val="000000"/>
          <w:shd w:val="clear" w:color="auto" w:fill="FFFFFF"/>
        </w:rPr>
        <w:t xml:space="preserve">. </w:t>
      </w:r>
      <w:r w:rsidR="00172DB5" w:rsidRPr="00382804">
        <w:rPr>
          <w:rStyle w:val="normaltextrun"/>
          <w:rFonts w:ascii="Calibri" w:hAnsi="Calibri" w:cs="Calibri"/>
          <w:color w:val="000000"/>
          <w:shd w:val="clear" w:color="auto" w:fill="FFFFFF"/>
        </w:rPr>
        <w:t>___(</w:t>
      </w:r>
      <w:r w:rsidR="00CB63C3" w:rsidRPr="00382804">
        <w:rPr>
          <w:rStyle w:val="eop"/>
          <w:rFonts w:ascii="Calibri" w:hAnsi="Calibri" w:cs="Calibri"/>
          <w:color w:val="000000"/>
          <w:shd w:val="clear" w:color="auto" w:fill="FFFFFF"/>
        </w:rPr>
        <w:t xml:space="preserve">as applicable </w:t>
      </w:r>
      <w:r w:rsidR="00CB63C3">
        <w:rPr>
          <w:rStyle w:val="eop"/>
          <w:rFonts w:ascii="Calibri" w:hAnsi="Calibri" w:cs="Calibri"/>
          <w:color w:val="000000"/>
          <w:shd w:val="clear" w:color="auto" w:fill="FFFFFF"/>
        </w:rPr>
        <w:t>a</w:t>
      </w:r>
      <w:r w:rsidR="00D51851" w:rsidRPr="00382804">
        <w:rPr>
          <w:rStyle w:val="eop"/>
          <w:rFonts w:ascii="Calibri" w:hAnsi="Calibri" w:cs="Calibri"/>
          <w:color w:val="000000"/>
          <w:shd w:val="clear" w:color="auto" w:fill="FFFFFF"/>
        </w:rPr>
        <w:t xml:space="preserve">dd text </w:t>
      </w:r>
      <w:r w:rsidR="00CB63C3">
        <w:rPr>
          <w:rStyle w:val="eop"/>
          <w:rFonts w:ascii="Calibri" w:hAnsi="Calibri" w:cs="Calibri"/>
          <w:color w:val="000000"/>
          <w:shd w:val="clear" w:color="auto" w:fill="FFFFFF"/>
        </w:rPr>
        <w:t>on</w:t>
      </w:r>
      <w:r w:rsidR="00D51851" w:rsidRPr="00382804">
        <w:rPr>
          <w:rStyle w:val="eop"/>
          <w:rFonts w:ascii="Calibri" w:hAnsi="Calibri" w:cs="Calibri"/>
          <w:color w:val="000000"/>
          <w:shd w:val="clear" w:color="auto" w:fill="FFFFFF"/>
        </w:rPr>
        <w:t xml:space="preserve"> potential abuse, reproductive coercion, etc.</w:t>
      </w:r>
      <w:r w:rsidR="00172DB5" w:rsidRPr="00382804">
        <w:rPr>
          <w:rStyle w:val="eop"/>
          <w:rFonts w:ascii="Calibri" w:hAnsi="Calibri" w:cs="Calibri"/>
          <w:color w:val="000000"/>
          <w:shd w:val="clear" w:color="auto" w:fill="FFFFFF"/>
        </w:rPr>
        <w:t>)</w:t>
      </w:r>
    </w:p>
    <w:p w14:paraId="16EC42ED" w14:textId="77777777" w:rsidR="00FA34B6" w:rsidRPr="00382804" w:rsidRDefault="00FA34B6" w:rsidP="00B30F8E">
      <w:pPr>
        <w:rPr>
          <w:rStyle w:val="eop"/>
          <w:rFonts w:ascii="Calibri" w:hAnsi="Calibri" w:cs="Calibri"/>
          <w:color w:val="000000"/>
          <w:shd w:val="clear" w:color="auto" w:fill="FFFFFF"/>
        </w:rPr>
      </w:pPr>
    </w:p>
    <w:p w14:paraId="05384A7F" w14:textId="77777777" w:rsidR="00172DB5" w:rsidRDefault="00172DB5" w:rsidP="00B30F8E">
      <w:pPr>
        <w:rPr>
          <w:rFonts w:ascii="Calibri" w:hAnsi="Calibri" w:cs="Calibri"/>
        </w:rPr>
      </w:pPr>
    </w:p>
    <w:p w14:paraId="0623AC7F" w14:textId="77777777" w:rsidR="00C130FA" w:rsidRDefault="00C130FA" w:rsidP="00B30F8E">
      <w:pPr>
        <w:rPr>
          <w:rFonts w:ascii="Calibri" w:hAnsi="Calibri" w:cs="Calibri"/>
        </w:rPr>
      </w:pPr>
    </w:p>
    <w:p w14:paraId="14365F59" w14:textId="77777777" w:rsidR="00C130FA" w:rsidRPr="00DF64F5" w:rsidRDefault="00C130FA" w:rsidP="00B30F8E">
      <w:pPr>
        <w:rPr>
          <w:rFonts w:ascii="Calibri" w:hAnsi="Calibri" w:cs="Calibri"/>
        </w:rPr>
      </w:pPr>
    </w:p>
    <w:p w14:paraId="1241CF11" w14:textId="714C337C" w:rsidR="00040C9E" w:rsidRPr="0090118A" w:rsidRDefault="79876358" w:rsidP="79876358">
      <w:pPr>
        <w:pStyle w:val="IGSectionDividers"/>
        <w:shd w:val="clear" w:color="auto" w:fill="CF8FE4" w:themeFill="accent6" w:themeFillTint="66"/>
        <w:tabs>
          <w:tab w:val="left" w:pos="5984"/>
        </w:tabs>
        <w:rPr>
          <w:rFonts w:ascii="Aptos" w:hAnsi="Aptos"/>
          <w:b/>
          <w:bCs/>
          <w:sz w:val="28"/>
          <w:szCs w:val="28"/>
        </w:rPr>
      </w:pPr>
      <w:r w:rsidRPr="79876358">
        <w:rPr>
          <w:rFonts w:ascii="Aptos" w:hAnsi="Aptos"/>
          <w:b/>
          <w:bCs/>
          <w:sz w:val="28"/>
          <w:szCs w:val="28"/>
        </w:rPr>
        <w:t>II. ABOUT THE PREGNANCY (Most Recent)</w:t>
      </w:r>
    </w:p>
    <w:p w14:paraId="330ABA9E" w14:textId="3A8197FF" w:rsidR="0094150B" w:rsidRDefault="00172DB5" w:rsidP="2330952E">
      <w:pPr>
        <w:pStyle w:val="paragraph"/>
        <w:spacing w:before="0" w:beforeAutospacing="0" w:after="0" w:afterAutospacing="0"/>
        <w:textAlignment w:val="baseline"/>
        <w:rPr>
          <w:rStyle w:val="eop"/>
          <w:rFonts w:ascii="Calibri" w:hAnsi="Calibri" w:cs="Calibri"/>
        </w:rPr>
      </w:pPr>
      <w:r w:rsidRPr="00382804">
        <w:rPr>
          <w:rStyle w:val="normaltextrun"/>
          <w:rFonts w:ascii="Calibri" w:hAnsi="Calibri" w:cs="Calibri"/>
        </w:rPr>
        <w:t>___(</w:t>
      </w:r>
      <w:r w:rsidR="4F172EEB" w:rsidRPr="00382804">
        <w:rPr>
          <w:rStyle w:val="normaltextrun"/>
          <w:rFonts w:ascii="Calibri" w:hAnsi="Calibri" w:cs="Calibri"/>
        </w:rPr>
        <w:t>Fictitious name’s</w:t>
      </w:r>
      <w:r w:rsidRPr="00382804">
        <w:rPr>
          <w:rStyle w:val="normaltextrun"/>
          <w:rFonts w:ascii="Calibri" w:hAnsi="Calibri" w:cs="Calibri"/>
        </w:rPr>
        <w:t xml:space="preserve">) </w:t>
      </w:r>
      <w:r w:rsidR="4F172EEB" w:rsidRPr="00382804">
        <w:rPr>
          <w:rStyle w:val="normaltextrun"/>
          <w:rFonts w:ascii="Calibri" w:hAnsi="Calibri" w:cs="Calibri"/>
        </w:rPr>
        <w:t xml:space="preserve">most recent pregnancy was discovered </w:t>
      </w:r>
      <w:r w:rsidRPr="00382804">
        <w:rPr>
          <w:rStyle w:val="normaltextrun"/>
          <w:rFonts w:ascii="Calibri" w:hAnsi="Calibri" w:cs="Calibri"/>
        </w:rPr>
        <w:t xml:space="preserve">by___(describe </w:t>
      </w:r>
      <w:r w:rsidR="4F172EEB" w:rsidRPr="00382804">
        <w:rPr>
          <w:rStyle w:val="normaltextrun"/>
          <w:rFonts w:ascii="Calibri" w:hAnsi="Calibri" w:cs="Calibri"/>
        </w:rPr>
        <w:t xml:space="preserve">how it was discovered and </w:t>
      </w:r>
      <w:r w:rsidRPr="00382804">
        <w:rPr>
          <w:rStyle w:val="normaltextrun"/>
          <w:rFonts w:ascii="Calibri" w:hAnsi="Calibri" w:cs="Calibri"/>
        </w:rPr>
        <w:t xml:space="preserve">her expressed </w:t>
      </w:r>
      <w:r w:rsidR="4F172EEB" w:rsidRPr="00382804">
        <w:rPr>
          <w:rStyle w:val="normaltextrun"/>
          <w:rFonts w:ascii="Calibri" w:hAnsi="Calibri" w:cs="Calibri"/>
        </w:rPr>
        <w:t>feelings about the pregnancy</w:t>
      </w:r>
      <w:r w:rsidRPr="00382804">
        <w:rPr>
          <w:rStyle w:val="normaltextrun"/>
          <w:rFonts w:ascii="Calibri" w:hAnsi="Calibri" w:cs="Calibri"/>
        </w:rPr>
        <w:t xml:space="preserve"> if known)</w:t>
      </w:r>
      <w:r w:rsidR="4F172EEB" w:rsidRPr="00382804">
        <w:rPr>
          <w:rStyle w:val="normaltextrun"/>
          <w:rFonts w:ascii="Calibri" w:hAnsi="Calibri" w:cs="Calibri"/>
        </w:rPr>
        <w:t>. Prenatal care involved</w:t>
      </w:r>
      <w:r w:rsidR="4F172EEB" w:rsidRPr="4F172EEB">
        <w:rPr>
          <w:rStyle w:val="normaltextrun"/>
          <w:rFonts w:ascii="Calibri" w:hAnsi="Calibri" w:cs="Calibri"/>
        </w:rPr>
        <w:t xml:space="preserve"> </w:t>
      </w:r>
      <w:r w:rsidRPr="00382804">
        <w:rPr>
          <w:rStyle w:val="normaltextrun"/>
          <w:rFonts w:ascii="Calibri" w:hAnsi="Calibri" w:cs="Calibri"/>
        </w:rPr>
        <w:t>___(</w:t>
      </w:r>
      <w:r w:rsidR="4F172EEB" w:rsidRPr="00382804">
        <w:rPr>
          <w:rStyle w:val="normaltextrun"/>
          <w:rFonts w:ascii="Calibri" w:hAnsi="Calibri" w:cs="Calibri"/>
        </w:rPr>
        <w:t>details about appointments, language barriers, etc.</w:t>
      </w:r>
      <w:r w:rsidRPr="00382804">
        <w:rPr>
          <w:rStyle w:val="normaltextrun"/>
          <w:rFonts w:ascii="Calibri" w:hAnsi="Calibri" w:cs="Calibri"/>
        </w:rPr>
        <w:t>)</w:t>
      </w:r>
      <w:r w:rsidR="4F172EEB" w:rsidRPr="00382804">
        <w:rPr>
          <w:rStyle w:val="normaltextrun"/>
          <w:rFonts w:ascii="Calibri" w:hAnsi="Calibri" w:cs="Calibri"/>
        </w:rPr>
        <w:t xml:space="preserve">. </w:t>
      </w:r>
      <w:r w:rsidR="00CC5A34" w:rsidRPr="00382804">
        <w:rPr>
          <w:rStyle w:val="normaltextrun"/>
          <w:rFonts w:ascii="Calibri" w:hAnsi="Calibri" w:cs="Calibri"/>
        </w:rPr>
        <w:t>___(</w:t>
      </w:r>
      <w:r w:rsidR="4F172EEB" w:rsidRPr="00382804">
        <w:rPr>
          <w:rStyle w:val="normaltextrun"/>
          <w:rFonts w:ascii="Calibri" w:hAnsi="Calibri" w:cs="Calibri"/>
        </w:rPr>
        <w:t>Fictitious name</w:t>
      </w:r>
      <w:r w:rsidR="00CC5A34" w:rsidRPr="00382804">
        <w:rPr>
          <w:rStyle w:val="normaltextrun"/>
          <w:rFonts w:ascii="Calibri" w:hAnsi="Calibri" w:cs="Calibri"/>
        </w:rPr>
        <w:t>)</w:t>
      </w:r>
      <w:r w:rsidR="4F172EEB" w:rsidRPr="00382804">
        <w:rPr>
          <w:rStyle w:val="normaltextrun"/>
          <w:rFonts w:ascii="Calibri" w:hAnsi="Calibri" w:cs="Calibri"/>
        </w:rPr>
        <w:t xml:space="preserve"> had expressed their feelings about the provider to </w:t>
      </w:r>
      <w:r w:rsidR="00CC5A34" w:rsidRPr="00382804">
        <w:rPr>
          <w:rStyle w:val="normaltextrun"/>
          <w:rFonts w:ascii="Calibri" w:hAnsi="Calibri" w:cs="Calibri"/>
        </w:rPr>
        <w:t>___(</w:t>
      </w:r>
      <w:commentRangeStart w:id="26"/>
      <w:commentRangeStart w:id="27"/>
      <w:r w:rsidR="4F172EEB" w:rsidRPr="00382804">
        <w:rPr>
          <w:rStyle w:val="normaltextrun"/>
          <w:rFonts w:ascii="Calibri" w:hAnsi="Calibri" w:cs="Calibri"/>
        </w:rPr>
        <w:t>interviewee</w:t>
      </w:r>
      <w:r w:rsidR="00641A13" w:rsidRPr="00382804">
        <w:rPr>
          <w:rStyle w:val="cf01"/>
          <w:rFonts w:ascii="Calibri" w:hAnsi="Calibri" w:cs="Calibri"/>
          <w:sz w:val="24"/>
          <w:szCs w:val="24"/>
        </w:rPr>
        <w:t xml:space="preserve"> relationship, i.e., her mom / her husband</w:t>
      </w:r>
      <w:r w:rsidR="00CC5A34" w:rsidRPr="00382804">
        <w:rPr>
          <w:rStyle w:val="normaltextrun"/>
          <w:rFonts w:ascii="Calibri" w:hAnsi="Calibri" w:cs="Calibri"/>
        </w:rPr>
        <w:t>)</w:t>
      </w:r>
      <w:r w:rsidR="4F172EEB" w:rsidRPr="00382804">
        <w:rPr>
          <w:rStyle w:val="normaltextrun"/>
          <w:rFonts w:ascii="Calibri" w:hAnsi="Calibri" w:cs="Calibri"/>
        </w:rPr>
        <w:t xml:space="preserve"> </w:t>
      </w:r>
      <w:commentRangeEnd w:id="26"/>
      <w:r w:rsidR="00AE4C28" w:rsidRPr="00382804">
        <w:rPr>
          <w:rStyle w:val="CommentReference"/>
          <w:rFonts w:eastAsia="Arial Unicode MS"/>
          <w:bdr w:val="nil"/>
        </w:rPr>
        <w:commentReference w:id="26"/>
      </w:r>
      <w:commentRangeEnd w:id="27"/>
      <w:r w:rsidR="00641A13" w:rsidRPr="00382804">
        <w:rPr>
          <w:rStyle w:val="CommentReference"/>
          <w:rFonts w:eastAsia="Arial Unicode MS"/>
          <w:bdr w:val="nil"/>
        </w:rPr>
        <w:commentReference w:id="27"/>
      </w:r>
      <w:r w:rsidR="4F172EEB" w:rsidRPr="00382804">
        <w:rPr>
          <w:rStyle w:val="normaltextrun"/>
          <w:rFonts w:ascii="Calibri" w:hAnsi="Calibri" w:cs="Calibri"/>
        </w:rPr>
        <w:t xml:space="preserve">as </w:t>
      </w:r>
      <w:r w:rsidR="00CC5A34" w:rsidRPr="00382804">
        <w:rPr>
          <w:rStyle w:val="normaltextrun"/>
          <w:rFonts w:ascii="Calibri" w:hAnsi="Calibri" w:cs="Calibri"/>
        </w:rPr>
        <w:t>___(</w:t>
      </w:r>
      <w:r w:rsidR="4F172EEB" w:rsidRPr="00382804">
        <w:rPr>
          <w:rStyle w:val="normaltextrun"/>
          <w:rFonts w:ascii="Calibri" w:hAnsi="Calibri" w:cs="Calibri"/>
        </w:rPr>
        <w:t xml:space="preserve">describe </w:t>
      </w:r>
      <w:r w:rsidR="00802F9D">
        <w:rPr>
          <w:rStyle w:val="normaltextrun"/>
          <w:rFonts w:ascii="Calibri" w:hAnsi="Calibri" w:cs="Calibri"/>
        </w:rPr>
        <w:t>any perceptions of</w:t>
      </w:r>
      <w:r w:rsidR="4F172EEB" w:rsidRPr="00382804">
        <w:rPr>
          <w:rStyle w:val="normaltextrun"/>
          <w:rFonts w:ascii="Calibri" w:hAnsi="Calibri" w:cs="Calibri"/>
        </w:rPr>
        <w:t xml:space="preserve"> the provider,</w:t>
      </w:r>
      <w:r w:rsidR="00802F9D">
        <w:rPr>
          <w:rStyle w:val="normaltextrun"/>
          <w:rFonts w:ascii="Calibri" w:hAnsi="Calibri" w:cs="Calibri"/>
        </w:rPr>
        <w:t xml:space="preserve"> if</w:t>
      </w:r>
      <w:r w:rsidR="4F172EEB" w:rsidRPr="00382804">
        <w:rPr>
          <w:rStyle w:val="normaltextrun"/>
          <w:rFonts w:ascii="Calibri" w:hAnsi="Calibri" w:cs="Calibri"/>
        </w:rPr>
        <w:t xml:space="preserve"> </w:t>
      </w:r>
      <w:r w:rsidR="00FE1D84" w:rsidRPr="00382804">
        <w:rPr>
          <w:rStyle w:val="normaltextrun"/>
          <w:rFonts w:ascii="Calibri" w:hAnsi="Calibri" w:cs="Calibri"/>
        </w:rPr>
        <w:t xml:space="preserve">provider </w:t>
      </w:r>
      <w:r w:rsidR="00FE1D84">
        <w:rPr>
          <w:rStyle w:val="normaltextrun"/>
          <w:rFonts w:ascii="Calibri" w:hAnsi="Calibri" w:cs="Calibri"/>
        </w:rPr>
        <w:t>served</w:t>
      </w:r>
      <w:r w:rsidR="00FE1D84" w:rsidRPr="00382804">
        <w:rPr>
          <w:rStyle w:val="normaltextrun"/>
          <w:rFonts w:ascii="Calibri" w:hAnsi="Calibri" w:cs="Calibri"/>
        </w:rPr>
        <w:t xml:space="preserve"> </w:t>
      </w:r>
      <w:r w:rsidR="00FE1D84">
        <w:rPr>
          <w:rStyle w:val="normaltextrun"/>
          <w:rFonts w:ascii="Calibri" w:hAnsi="Calibri" w:cs="Calibri"/>
        </w:rPr>
        <w:t>her in</w:t>
      </w:r>
      <w:r w:rsidR="4F172EEB" w:rsidRPr="00382804">
        <w:rPr>
          <w:rStyle w:val="normaltextrun"/>
          <w:rFonts w:ascii="Calibri" w:hAnsi="Calibri" w:cs="Calibri"/>
        </w:rPr>
        <w:t xml:space="preserve"> pr</w:t>
      </w:r>
      <w:r w:rsidR="00FE1D84">
        <w:rPr>
          <w:rStyle w:val="normaltextrun"/>
          <w:rFonts w:ascii="Calibri" w:hAnsi="Calibri" w:cs="Calibri"/>
        </w:rPr>
        <w:t>evious pregnancy</w:t>
      </w:r>
      <w:r w:rsidR="4F172EEB" w:rsidRPr="00382804">
        <w:rPr>
          <w:rStyle w:val="normaltextrun"/>
          <w:rFonts w:ascii="Calibri" w:hAnsi="Calibri" w:cs="Calibri"/>
        </w:rPr>
        <w:t xml:space="preserve">, whether </w:t>
      </w:r>
      <w:r w:rsidR="00FE1D84">
        <w:rPr>
          <w:rStyle w:val="normaltextrun"/>
          <w:rFonts w:ascii="Calibri" w:hAnsi="Calibri" w:cs="Calibri"/>
        </w:rPr>
        <w:t>she</w:t>
      </w:r>
      <w:r w:rsidR="00FE1D84" w:rsidRPr="00382804">
        <w:rPr>
          <w:rStyle w:val="normaltextrun"/>
          <w:rFonts w:ascii="Calibri" w:hAnsi="Calibri" w:cs="Calibri"/>
        </w:rPr>
        <w:t xml:space="preserve"> </w:t>
      </w:r>
      <w:r w:rsidR="4F172EEB" w:rsidRPr="00382804">
        <w:rPr>
          <w:rStyle w:val="normaltextrun"/>
          <w:rFonts w:ascii="Calibri" w:hAnsi="Calibri" w:cs="Calibri"/>
        </w:rPr>
        <w:t>ever felt dismissed or undertreated by providers, etc.</w:t>
      </w:r>
      <w:r w:rsidR="00CC5A34" w:rsidRPr="00382804">
        <w:rPr>
          <w:rStyle w:val="normaltextrun"/>
          <w:rFonts w:ascii="Calibri" w:hAnsi="Calibri" w:cs="Calibri"/>
        </w:rPr>
        <w:t>)</w:t>
      </w:r>
      <w:r w:rsidR="4F172EEB" w:rsidRPr="00382804">
        <w:rPr>
          <w:rStyle w:val="normaltextrun"/>
          <w:rFonts w:ascii="Calibri" w:hAnsi="Calibri" w:cs="Calibri"/>
        </w:rPr>
        <w:t>.</w:t>
      </w:r>
      <w:r w:rsidR="4F172EEB" w:rsidRPr="4F172EEB">
        <w:rPr>
          <w:rStyle w:val="normaltextrun"/>
          <w:rFonts w:ascii="Calibri" w:hAnsi="Calibri" w:cs="Calibri"/>
        </w:rPr>
        <w:t>  </w:t>
      </w:r>
    </w:p>
    <w:p w14:paraId="7107799F" w14:textId="77777777" w:rsidR="0094150B" w:rsidRDefault="0094150B" w:rsidP="0094150B">
      <w:pPr>
        <w:pStyle w:val="paragraph"/>
        <w:spacing w:before="0" w:beforeAutospacing="0" w:after="0" w:afterAutospacing="0"/>
        <w:textAlignment w:val="baseline"/>
        <w:rPr>
          <w:rFonts w:ascii="Segoe UI" w:hAnsi="Segoe UI" w:cs="Segoe UI"/>
          <w:sz w:val="18"/>
          <w:szCs w:val="18"/>
        </w:rPr>
      </w:pPr>
    </w:p>
    <w:p w14:paraId="11B99504" w14:textId="570FAFF0" w:rsidR="00AC5CC0" w:rsidRPr="00382804" w:rsidRDefault="4F172EEB" w:rsidP="5A83E37D">
      <w:pPr>
        <w:pStyle w:val="paragraph"/>
        <w:spacing w:before="0" w:beforeAutospacing="0" w:after="0" w:afterAutospacing="0"/>
        <w:textAlignment w:val="baseline"/>
        <w:rPr>
          <w:rStyle w:val="normaltextrun"/>
          <w:rFonts w:ascii="Calibri" w:hAnsi="Calibri" w:cs="Calibri"/>
        </w:rPr>
      </w:pPr>
      <w:commentRangeStart w:id="28"/>
      <w:r w:rsidRPr="00382804">
        <w:rPr>
          <w:rStyle w:val="normaltextrun"/>
          <w:rFonts w:ascii="Calibri" w:hAnsi="Calibri" w:cs="Calibri"/>
        </w:rPr>
        <w:t xml:space="preserve">The </w:t>
      </w:r>
      <w:r w:rsidR="00CC5A34" w:rsidRPr="00382804">
        <w:rPr>
          <w:rStyle w:val="normaltextrun"/>
          <w:rFonts w:ascii="Calibri" w:hAnsi="Calibri" w:cs="Calibri"/>
        </w:rPr>
        <w:t>___(</w:t>
      </w:r>
      <w:r w:rsidR="00172031" w:rsidRPr="00382804">
        <w:rPr>
          <w:rStyle w:val="cf01"/>
          <w:rFonts w:ascii="Calibri" w:hAnsi="Calibri" w:cs="Calibri"/>
          <w:sz w:val="24"/>
          <w:szCs w:val="24"/>
        </w:rPr>
        <w:t>interviewee relationship, i.e., her mom / her husband</w:t>
      </w:r>
      <w:r w:rsidR="00CC5A34" w:rsidRPr="00382804">
        <w:rPr>
          <w:rStyle w:val="cf01"/>
          <w:rFonts w:ascii="Calibri" w:hAnsi="Calibri" w:cs="Calibri"/>
          <w:sz w:val="24"/>
          <w:szCs w:val="24"/>
        </w:rPr>
        <w:t>)</w:t>
      </w:r>
      <w:r w:rsidR="00AE4C28" w:rsidRPr="00382804">
        <w:rPr>
          <w:rStyle w:val="cf01"/>
          <w:rFonts w:ascii="Calibri" w:hAnsi="Calibri" w:cs="Calibri"/>
          <w:sz w:val="24"/>
          <w:szCs w:val="24"/>
        </w:rPr>
        <w:t xml:space="preserve"> </w:t>
      </w:r>
      <w:commentRangeEnd w:id="28"/>
      <w:r w:rsidR="00490178" w:rsidRPr="00382804">
        <w:rPr>
          <w:rStyle w:val="CommentReference"/>
          <w:rFonts w:eastAsia="Arial Unicode MS"/>
          <w:bdr w:val="nil"/>
        </w:rPr>
        <w:commentReference w:id="28"/>
      </w:r>
      <w:r w:rsidRPr="00382804">
        <w:rPr>
          <w:rStyle w:val="normaltextrun"/>
          <w:rFonts w:ascii="Calibri" w:hAnsi="Calibri" w:cs="Calibri"/>
        </w:rPr>
        <w:t xml:space="preserve">shared that </w:t>
      </w:r>
      <w:r w:rsidR="00CC5A34" w:rsidRPr="00382804">
        <w:rPr>
          <w:rStyle w:val="normaltextrun"/>
          <w:rFonts w:ascii="Calibri" w:hAnsi="Calibri" w:cs="Calibri"/>
        </w:rPr>
        <w:t>___(</w:t>
      </w:r>
      <w:r w:rsidRPr="00382804">
        <w:rPr>
          <w:rStyle w:val="normaltextrun"/>
          <w:rFonts w:ascii="Calibri" w:hAnsi="Calibri" w:cs="Calibri"/>
        </w:rPr>
        <w:t>fictitious name’s</w:t>
      </w:r>
      <w:r w:rsidR="00CC5A34" w:rsidRPr="00382804">
        <w:rPr>
          <w:rStyle w:val="normaltextrun"/>
          <w:rFonts w:ascii="Calibri" w:hAnsi="Calibri" w:cs="Calibri"/>
        </w:rPr>
        <w:t>)</w:t>
      </w:r>
      <w:r w:rsidRPr="00382804">
        <w:rPr>
          <w:rStyle w:val="normaltextrun"/>
          <w:rFonts w:ascii="Calibri" w:hAnsi="Calibri" w:cs="Calibri"/>
        </w:rPr>
        <w:t xml:space="preserve"> support system during this pregnancy was </w:t>
      </w:r>
      <w:r w:rsidR="00CC5A34" w:rsidRPr="00382804">
        <w:rPr>
          <w:rStyle w:val="normaltextrun"/>
          <w:rFonts w:ascii="Calibri" w:hAnsi="Calibri" w:cs="Calibri"/>
        </w:rPr>
        <w:t>___(</w:t>
      </w:r>
      <w:r w:rsidRPr="00382804">
        <w:rPr>
          <w:rStyle w:val="normaltextrun"/>
          <w:rFonts w:ascii="Calibri" w:hAnsi="Calibri" w:cs="Calibri"/>
        </w:rPr>
        <w:t>provide descriptors regarding support system or lack thereof and level of preparedness for upcoming birth</w:t>
      </w:r>
      <w:r w:rsidR="00CC5A34" w:rsidRPr="00382804">
        <w:rPr>
          <w:rStyle w:val="normaltextrun"/>
          <w:rFonts w:ascii="Calibri" w:hAnsi="Calibri" w:cs="Calibri"/>
        </w:rPr>
        <w:t>)</w:t>
      </w:r>
      <w:r w:rsidRPr="00382804">
        <w:rPr>
          <w:rStyle w:val="normaltextrun"/>
          <w:rFonts w:ascii="Calibri" w:hAnsi="Calibri" w:cs="Calibri"/>
        </w:rPr>
        <w:t xml:space="preserve">. The interviewee describes the overall pregnancy </w:t>
      </w:r>
      <w:r w:rsidR="00CC5A34" w:rsidRPr="00382804">
        <w:rPr>
          <w:rStyle w:val="normaltextrun"/>
          <w:rFonts w:ascii="Calibri" w:hAnsi="Calibri" w:cs="Calibri"/>
        </w:rPr>
        <w:t>___(</w:t>
      </w:r>
      <w:r w:rsidRPr="00382804">
        <w:rPr>
          <w:rStyle w:val="normaltextrun"/>
          <w:rFonts w:ascii="Calibri" w:hAnsi="Calibri" w:cs="Calibri"/>
        </w:rPr>
        <w:t xml:space="preserve">provide </w:t>
      </w:r>
      <w:r w:rsidR="005A0A85" w:rsidRPr="00382804">
        <w:rPr>
          <w:rStyle w:val="normaltextrun"/>
          <w:rFonts w:ascii="Calibri" w:hAnsi="Calibri" w:cs="Calibri"/>
        </w:rPr>
        <w:t>interviewee</w:t>
      </w:r>
      <w:r w:rsidR="005A0A85">
        <w:rPr>
          <w:rStyle w:val="normaltextrun"/>
          <w:rFonts w:ascii="Calibri" w:hAnsi="Calibri" w:cs="Calibri"/>
        </w:rPr>
        <w:t>’</w:t>
      </w:r>
      <w:r w:rsidR="005A0A85" w:rsidRPr="00382804">
        <w:rPr>
          <w:rStyle w:val="normaltextrun"/>
          <w:rFonts w:ascii="Calibri" w:hAnsi="Calibri" w:cs="Calibri"/>
        </w:rPr>
        <w:t xml:space="preserve">s </w:t>
      </w:r>
      <w:r w:rsidRPr="00382804">
        <w:rPr>
          <w:rStyle w:val="normaltextrun"/>
          <w:rFonts w:ascii="Calibri" w:hAnsi="Calibri" w:cs="Calibri"/>
        </w:rPr>
        <w:t>perceptions or interpretation of the pregnancy: complication free, ideal, high risk, challenging, etc.</w:t>
      </w:r>
      <w:r w:rsidR="00CC5A34" w:rsidRPr="00382804">
        <w:rPr>
          <w:rStyle w:val="normaltextrun"/>
          <w:rFonts w:ascii="Calibri" w:hAnsi="Calibri" w:cs="Calibri"/>
        </w:rPr>
        <w:t>)</w:t>
      </w:r>
      <w:r w:rsidRPr="00382804">
        <w:rPr>
          <w:rStyle w:val="normaltextrun"/>
          <w:rFonts w:ascii="Calibri" w:hAnsi="Calibri" w:cs="Calibri"/>
        </w:rPr>
        <w:t xml:space="preserve"> </w:t>
      </w:r>
    </w:p>
    <w:p w14:paraId="046DEDD2" w14:textId="77777777" w:rsidR="00AC5CC0" w:rsidRPr="00382804" w:rsidRDefault="00AC5CC0" w:rsidP="5A83E37D">
      <w:pPr>
        <w:pStyle w:val="paragraph"/>
        <w:spacing w:before="0" w:beforeAutospacing="0" w:after="0" w:afterAutospacing="0"/>
        <w:textAlignment w:val="baseline"/>
        <w:rPr>
          <w:rStyle w:val="normaltextrun"/>
          <w:rFonts w:ascii="Calibri" w:hAnsi="Calibri" w:cs="Calibri"/>
        </w:rPr>
      </w:pPr>
    </w:p>
    <w:p w14:paraId="3DA6168A" w14:textId="3E05132D" w:rsidR="0094150B" w:rsidRPr="00382804" w:rsidRDefault="00D54584" w:rsidP="5A83E37D">
      <w:pPr>
        <w:pStyle w:val="paragraph"/>
        <w:spacing w:before="0" w:beforeAutospacing="0" w:after="0" w:afterAutospacing="0"/>
        <w:textAlignment w:val="baseline"/>
        <w:rPr>
          <w:rFonts w:ascii="Segoe UI" w:hAnsi="Segoe UI" w:cs="Segoe UI"/>
          <w:sz w:val="18"/>
          <w:szCs w:val="18"/>
        </w:rPr>
      </w:pPr>
      <w:r w:rsidRPr="00382804">
        <w:rPr>
          <w:rStyle w:val="normaltextrun"/>
          <w:rFonts w:ascii="Calibri" w:hAnsi="Calibri" w:cs="Calibri"/>
        </w:rPr>
        <w:t>____</w:t>
      </w:r>
      <w:r w:rsidR="00AC5CC0" w:rsidRPr="00382804">
        <w:rPr>
          <w:rStyle w:val="normaltextrun"/>
          <w:rFonts w:ascii="Calibri" w:hAnsi="Calibri" w:cs="Calibri"/>
        </w:rPr>
        <w:t xml:space="preserve"> </w:t>
      </w:r>
      <w:r w:rsidRPr="00382804">
        <w:rPr>
          <w:rStyle w:val="normaltextrun"/>
          <w:rFonts w:ascii="Calibri" w:hAnsi="Calibri" w:cs="Calibri"/>
        </w:rPr>
        <w:t>(</w:t>
      </w:r>
      <w:r w:rsidR="4F172EEB" w:rsidRPr="00382804">
        <w:rPr>
          <w:rStyle w:val="normaltextrun"/>
          <w:rFonts w:ascii="Calibri" w:hAnsi="Calibri" w:cs="Calibri"/>
        </w:rPr>
        <w:t>Provide details of complications, notating any E</w:t>
      </w:r>
      <w:r w:rsidR="002E0BAE" w:rsidRPr="00382804">
        <w:rPr>
          <w:rStyle w:val="normaltextrun"/>
          <w:rFonts w:ascii="Calibri" w:hAnsi="Calibri" w:cs="Calibri"/>
        </w:rPr>
        <w:t>D</w:t>
      </w:r>
      <w:r w:rsidR="4F172EEB" w:rsidRPr="00382804">
        <w:rPr>
          <w:rStyle w:val="normaltextrun"/>
          <w:rFonts w:ascii="Calibri" w:hAnsi="Calibri" w:cs="Calibri"/>
        </w:rPr>
        <w:t xml:space="preserve"> visits, hospitalizations, or other difficult episodes impacting </w:t>
      </w:r>
      <w:r w:rsidR="00187B2C">
        <w:rPr>
          <w:rStyle w:val="normaltextrun"/>
          <w:rFonts w:ascii="Calibri" w:hAnsi="Calibri" w:cs="Calibri"/>
        </w:rPr>
        <w:t>her</w:t>
      </w:r>
      <w:r w:rsidR="4F172EEB" w:rsidRPr="00382804">
        <w:rPr>
          <w:rStyle w:val="normaltextrun"/>
          <w:rFonts w:ascii="Calibri" w:hAnsi="Calibri" w:cs="Calibri"/>
        </w:rPr>
        <w:t xml:space="preserve"> pregnancy or well-being</w:t>
      </w:r>
      <w:r w:rsidRPr="00382804">
        <w:rPr>
          <w:rStyle w:val="normaltextrun"/>
          <w:rFonts w:ascii="Calibri" w:hAnsi="Calibri" w:cs="Calibri"/>
        </w:rPr>
        <w:t>)</w:t>
      </w:r>
      <w:r w:rsidR="4F172EEB" w:rsidRPr="00382804">
        <w:rPr>
          <w:rStyle w:val="normaltextrun"/>
          <w:rFonts w:ascii="Calibri" w:hAnsi="Calibri" w:cs="Calibri"/>
        </w:rPr>
        <w:t>.  </w:t>
      </w:r>
    </w:p>
    <w:p w14:paraId="3E85B6CF" w14:textId="77777777" w:rsidR="0094150B" w:rsidRPr="0094150B" w:rsidRDefault="0094150B" w:rsidP="0094150B"/>
    <w:p w14:paraId="00845D7E" w14:textId="323AFF7B" w:rsidR="00210116" w:rsidRPr="00210116" w:rsidRDefault="67D55C02" w:rsidP="67D55C02">
      <w:pPr>
        <w:pStyle w:val="IGSectionDividers"/>
        <w:shd w:val="clear" w:color="auto" w:fill="CF8FE4" w:themeFill="accent6" w:themeFillTint="66"/>
        <w:rPr>
          <w:rStyle w:val="eop"/>
          <w:rFonts w:ascii="Aptos" w:hAnsi="Aptos"/>
          <w:b/>
          <w:bCs/>
          <w:sz w:val="28"/>
          <w:szCs w:val="28"/>
        </w:rPr>
      </w:pPr>
      <w:commentRangeStart w:id="29"/>
      <w:r w:rsidRPr="67D55C02">
        <w:rPr>
          <w:rFonts w:ascii="Aptos" w:hAnsi="Aptos"/>
          <w:b/>
          <w:bCs/>
          <w:sz w:val="28"/>
          <w:szCs w:val="28"/>
        </w:rPr>
        <w:t xml:space="preserve">III. EVENTS LEADING UP TO LABOR/DELIVERY (IF APPLICABLE) </w:t>
      </w:r>
      <w:commentRangeEnd w:id="29"/>
      <w:r w:rsidR="002E58CB">
        <w:rPr>
          <w:rStyle w:val="CommentReference"/>
          <w:rFonts w:ascii="Times New Roman" w:eastAsia="Arial Unicode MS" w:hAnsi="Times New Roman" w:cs="Times New Roman"/>
          <w:caps w:val="0"/>
          <w:spacing w:val="0"/>
          <w:bdr w:val="nil"/>
        </w:rPr>
        <w:commentReference w:id="29"/>
      </w:r>
    </w:p>
    <w:p w14:paraId="01EBD7EA" w14:textId="78F5D866" w:rsidR="00210116" w:rsidRPr="00382804" w:rsidRDefault="00210116" w:rsidP="00210116">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 xml:space="preserve">In the days and weeks leading up to labor and delivery,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experienced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describe any medical complications, unexpected challenges, or deviations from original birthing plan, including any necessary medical interventions or adjustments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According to the</w:t>
      </w:r>
      <w:r w:rsidR="00AE4C28" w:rsidRPr="00382804">
        <w:rPr>
          <w:rStyle w:val="eop"/>
          <w:rFonts w:ascii="Calibri" w:hAnsi="Calibri" w:cs="Calibri"/>
          <w:color w:val="000000"/>
          <w:shd w:val="clear" w:color="auto" w:fill="FFFFFF"/>
        </w:rPr>
        <w:t xml:space="preserve"> </w:t>
      </w:r>
      <w:r w:rsidR="00D54584" w:rsidRPr="00382804">
        <w:rPr>
          <w:rStyle w:val="eop"/>
          <w:rFonts w:ascii="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D54584" w:rsidRPr="00382804">
        <w:rPr>
          <w:rStyle w:val="cf01"/>
          <w:rFonts w:ascii="Calibri" w:hAnsi="Calibri" w:cs="Calibri"/>
          <w:sz w:val="24"/>
          <w:szCs w:val="24"/>
        </w:rPr>
        <w:t>)</w:t>
      </w:r>
      <w:r w:rsidRPr="00382804">
        <w:rPr>
          <w:rStyle w:val="eop"/>
          <w:rFonts w:ascii="Calibri" w:hAnsi="Calibri" w:cs="Calibri"/>
          <w:color w:val="000000"/>
          <w:shd w:val="clear" w:color="auto" w:fill="FFFFFF"/>
        </w:rPr>
        <w:t xml:space="preserve">, during this period </w:t>
      </w:r>
      <w:r w:rsidR="00D54584" w:rsidRPr="00382804">
        <w:rPr>
          <w:rStyle w:val="eop"/>
          <w:rFonts w:ascii="Calibri" w:hAnsi="Calibri" w:cs="Calibri"/>
          <w:color w:val="000000"/>
          <w:shd w:val="clear" w:color="auto" w:fill="FFFFFF"/>
        </w:rPr>
        <w:t>___(</w:t>
      </w:r>
      <w:r w:rsidR="003D6359" w:rsidRPr="00382804">
        <w:rPr>
          <w:rStyle w:val="eop"/>
          <w:rFonts w:ascii="Calibri" w:hAnsi="Calibri" w:cs="Calibri"/>
          <w:color w:val="000000"/>
          <w:shd w:val="clear" w:color="auto" w:fill="FFFFFF"/>
        </w:rPr>
        <w:t>describe</w:t>
      </w:r>
      <w:r w:rsidRPr="00382804">
        <w:rPr>
          <w:rStyle w:val="eop"/>
          <w:rFonts w:ascii="Calibri" w:hAnsi="Calibri" w:cs="Calibri"/>
          <w:color w:val="000000"/>
          <w:shd w:val="clear" w:color="auto" w:fill="FFFFFF"/>
        </w:rPr>
        <w:t xml:space="preserve"> any difficulties such as preterm labor signs, high blood pressure, restricted fetal growth, or other concerns that required medical attention or lifestyle modifications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w:t>
      </w:r>
    </w:p>
    <w:p w14:paraId="0A025FD8" w14:textId="0D7C4BF3" w:rsidR="008B5134" w:rsidRPr="00382804" w:rsidRDefault="00210116" w:rsidP="00210116">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 xml:space="preserve">During </w:t>
      </w:r>
      <w:r w:rsidR="00D51851" w:rsidRPr="00382804">
        <w:rPr>
          <w:rStyle w:val="eop"/>
          <w:rFonts w:ascii="Calibri" w:hAnsi="Calibri" w:cs="Calibri"/>
          <w:color w:val="000000"/>
          <w:shd w:val="clear" w:color="auto" w:fill="FFFFFF"/>
        </w:rPr>
        <w:t xml:space="preserve">her </w:t>
      </w:r>
      <w:r w:rsidRPr="00382804">
        <w:rPr>
          <w:rStyle w:val="eop"/>
          <w:rFonts w:ascii="Calibri" w:hAnsi="Calibri" w:cs="Calibri"/>
          <w:color w:val="000000"/>
          <w:shd w:val="clear" w:color="auto" w:fill="FFFFFF"/>
        </w:rPr>
        <w:t xml:space="preserve">hospital stay,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encountered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describe any notable experiences, including positive aspects</w:t>
      </w:r>
      <w:r w:rsidR="4F172EEB" w:rsidRPr="00382804">
        <w:rPr>
          <w:rStyle w:val="eop"/>
          <w:rFonts w:ascii="Calibri" w:hAnsi="Calibri" w:cs="Calibri"/>
          <w:color w:val="000000" w:themeColor="text1"/>
        </w:rPr>
        <w:t xml:space="preserve"> that include but are not limited to</w:t>
      </w:r>
      <w:r w:rsidRPr="00382804">
        <w:rPr>
          <w:rStyle w:val="eop"/>
          <w:rFonts w:ascii="Calibri" w:hAnsi="Calibri" w:cs="Calibri"/>
          <w:color w:val="000000"/>
          <w:shd w:val="clear" w:color="auto" w:fill="FFFFFF"/>
        </w:rPr>
        <w:t xml:space="preserve"> supportive</w:t>
      </w:r>
      <w:r w:rsidR="008B5134" w:rsidRPr="00382804">
        <w:rPr>
          <w:rStyle w:val="eop"/>
          <w:rFonts w:ascii="Calibri" w:hAnsi="Calibri" w:cs="Calibri"/>
          <w:color w:val="000000"/>
          <w:shd w:val="clear" w:color="auto" w:fill="FFFFFF"/>
        </w:rPr>
        <w:t>/unsupportive</w:t>
      </w:r>
      <w:r w:rsidRPr="00382804">
        <w:rPr>
          <w:rStyle w:val="eop"/>
          <w:rFonts w:ascii="Calibri" w:hAnsi="Calibri" w:cs="Calibri"/>
          <w:color w:val="000000"/>
          <w:shd w:val="clear" w:color="auto" w:fill="FFFFFF"/>
        </w:rPr>
        <w:t xml:space="preserve"> medical staff, effective</w:t>
      </w:r>
      <w:r w:rsidR="008B5134" w:rsidRPr="00382804">
        <w:rPr>
          <w:rStyle w:val="eop"/>
          <w:rFonts w:ascii="Calibri" w:hAnsi="Calibri" w:cs="Calibri"/>
          <w:color w:val="000000"/>
          <w:shd w:val="clear" w:color="auto" w:fill="FFFFFF"/>
        </w:rPr>
        <w:t>/ineffective</w:t>
      </w:r>
      <w:r w:rsidRPr="00382804">
        <w:rPr>
          <w:rStyle w:val="eop"/>
          <w:rFonts w:ascii="Calibri" w:hAnsi="Calibri" w:cs="Calibri"/>
          <w:color w:val="000000"/>
          <w:shd w:val="clear" w:color="auto" w:fill="FFFFFF"/>
        </w:rPr>
        <w:t xml:space="preserve"> pain management, or access to desired birthing accommodations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Additionally,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experienced </w:t>
      </w:r>
      <w:r w:rsidR="00D54584" w:rsidRPr="00382804">
        <w:rPr>
          <w:rStyle w:val="eop"/>
          <w:rFonts w:ascii="Calibri" w:hAnsi="Calibri" w:cs="Calibri"/>
          <w:color w:val="000000"/>
          <w:shd w:val="clear" w:color="auto" w:fill="FFFFFF"/>
        </w:rPr>
        <w:t>___(</w:t>
      </w:r>
      <w:r w:rsidR="003D6359" w:rsidRPr="00382804">
        <w:rPr>
          <w:rStyle w:val="eop"/>
          <w:rFonts w:ascii="Calibri" w:hAnsi="Calibri" w:cs="Calibri"/>
          <w:color w:val="000000"/>
          <w:shd w:val="clear" w:color="auto" w:fill="FFFFFF"/>
        </w:rPr>
        <w:t>describe any</w:t>
      </w:r>
      <w:r w:rsidRPr="00382804">
        <w:rPr>
          <w:rStyle w:val="eop"/>
          <w:rFonts w:ascii="Calibri" w:hAnsi="Calibri" w:cs="Calibri"/>
          <w:color w:val="000000"/>
          <w:shd w:val="clear" w:color="auto" w:fill="FFFFFF"/>
        </w:rPr>
        <w:t xml:space="preserve"> delays in care, lack of communication, or difficulties with medical procedures if applicable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w:t>
      </w:r>
    </w:p>
    <w:p w14:paraId="2BF44CE7" w14:textId="110C8799" w:rsidR="0094150B" w:rsidRPr="00382804" w:rsidRDefault="00382804" w:rsidP="00C37134">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___(</w:t>
      </w:r>
      <w:r w:rsidR="008B5134" w:rsidRPr="00382804">
        <w:rPr>
          <w:rStyle w:val="eop"/>
          <w:rFonts w:ascii="Calibri" w:hAnsi="Calibri" w:cs="Calibri"/>
          <w:color w:val="000000"/>
          <w:shd w:val="clear" w:color="auto" w:fill="FFFFFF"/>
        </w:rPr>
        <w:t xml:space="preserve">In this segment, be sure to capture </w:t>
      </w:r>
      <w:r w:rsidR="00210116" w:rsidRPr="00382804">
        <w:rPr>
          <w:rStyle w:val="eop"/>
          <w:rFonts w:ascii="Calibri" w:hAnsi="Calibri" w:cs="Calibri"/>
          <w:color w:val="000000"/>
          <w:shd w:val="clear" w:color="auto" w:fill="FFFFFF"/>
        </w:rPr>
        <w:t>interactions with hospital staff—both positive and negative</w:t>
      </w:r>
      <w:r w:rsidR="008B5134" w:rsidRPr="00382804">
        <w:rPr>
          <w:rStyle w:val="eop"/>
          <w:rFonts w:ascii="Calibri" w:hAnsi="Calibri" w:cs="Calibri"/>
          <w:color w:val="000000"/>
          <w:shd w:val="clear" w:color="auto" w:fill="FFFFFF"/>
        </w:rPr>
        <w:t xml:space="preserve"> where indicated</w:t>
      </w:r>
      <w:r w:rsidR="004D39F3" w:rsidRPr="00382804">
        <w:rPr>
          <w:rStyle w:val="eop"/>
          <w:rFonts w:ascii="Calibri" w:hAnsi="Calibri" w:cs="Calibri"/>
          <w:color w:val="000000"/>
          <w:shd w:val="clear" w:color="auto" w:fill="FFFFFF"/>
        </w:rPr>
        <w:t>.</w:t>
      </w:r>
      <w:r w:rsidR="007E79C2" w:rsidRPr="00382804">
        <w:rPr>
          <w:rStyle w:val="eop"/>
          <w:rFonts w:ascii="Calibri" w:hAnsi="Calibri" w:cs="Calibri"/>
          <w:color w:val="000000"/>
          <w:shd w:val="clear" w:color="auto" w:fill="FFFFFF"/>
        </w:rPr>
        <w:t xml:space="preserve"> </w:t>
      </w:r>
      <w:r w:rsidR="004D39F3" w:rsidRPr="00382804">
        <w:rPr>
          <w:rStyle w:val="eop"/>
          <w:rFonts w:ascii="Calibri" w:hAnsi="Calibri" w:cs="Calibri"/>
          <w:color w:val="000000"/>
          <w:shd w:val="clear" w:color="auto" w:fill="FFFFFF"/>
        </w:rPr>
        <w:t>T</w:t>
      </w:r>
      <w:r w:rsidR="008B5134" w:rsidRPr="00382804">
        <w:rPr>
          <w:rStyle w:val="eop"/>
          <w:rFonts w:ascii="Calibri" w:hAnsi="Calibri" w:cs="Calibri"/>
          <w:color w:val="000000"/>
          <w:shd w:val="clear" w:color="auto" w:fill="FFFFFF"/>
        </w:rPr>
        <w:t xml:space="preserve">his </w:t>
      </w:r>
      <w:r w:rsidR="00210116" w:rsidRPr="00382804">
        <w:rPr>
          <w:rStyle w:val="eop"/>
          <w:rFonts w:ascii="Calibri" w:hAnsi="Calibri" w:cs="Calibri"/>
          <w:color w:val="000000"/>
          <w:shd w:val="clear" w:color="auto" w:fill="FFFFFF"/>
        </w:rPr>
        <w:t xml:space="preserve">should be documented to </w:t>
      </w:r>
      <w:r w:rsidR="004D39F3" w:rsidRPr="00382804">
        <w:rPr>
          <w:rStyle w:val="eop"/>
          <w:rFonts w:ascii="Calibri" w:hAnsi="Calibri" w:cs="Calibri"/>
          <w:color w:val="000000"/>
          <w:shd w:val="clear" w:color="auto" w:fill="FFFFFF"/>
        </w:rPr>
        <w:t xml:space="preserve">help </w:t>
      </w:r>
      <w:r w:rsidR="00210116" w:rsidRPr="00382804">
        <w:rPr>
          <w:rStyle w:val="eop"/>
          <w:rFonts w:ascii="Calibri" w:hAnsi="Calibri" w:cs="Calibri"/>
          <w:color w:val="000000"/>
          <w:shd w:val="clear" w:color="auto" w:fill="FFFFFF"/>
        </w:rPr>
        <w:t>capture the overall experience and its impact on the birthing process.</w:t>
      </w:r>
      <w:r w:rsidRPr="00382804">
        <w:rPr>
          <w:rStyle w:val="eop"/>
          <w:rFonts w:ascii="Calibri" w:hAnsi="Calibri" w:cs="Calibri"/>
          <w:color w:val="000000"/>
          <w:shd w:val="clear" w:color="auto" w:fill="FFFFFF"/>
        </w:rPr>
        <w:t>)</w:t>
      </w:r>
    </w:p>
    <w:p w14:paraId="1A382909" w14:textId="77777777" w:rsidR="00A31594" w:rsidRPr="00A31594" w:rsidRDefault="00A31594" w:rsidP="00C37134">
      <w:pPr>
        <w:spacing w:before="181"/>
        <w:rPr>
          <w:rFonts w:ascii="Calibri" w:hAnsi="Calibri" w:cs="Calibri"/>
          <w:color w:val="000000"/>
          <w:shd w:val="clear" w:color="auto" w:fill="FFFFFF"/>
        </w:rPr>
      </w:pPr>
    </w:p>
    <w:p w14:paraId="36C1D0D6" w14:textId="6D160C91" w:rsidR="00040C9E" w:rsidRPr="0090118A" w:rsidRDefault="67D55C02" w:rsidP="67D55C02">
      <w:pPr>
        <w:pStyle w:val="IGSectionDividers"/>
        <w:shd w:val="clear" w:color="auto" w:fill="CF8FE4" w:themeFill="accent6" w:themeFillTint="66"/>
        <w:rPr>
          <w:rFonts w:ascii="Aptos" w:hAnsi="Aptos"/>
          <w:sz w:val="28"/>
          <w:szCs w:val="28"/>
        </w:rPr>
      </w:pPr>
      <w:r w:rsidRPr="67D55C02">
        <w:rPr>
          <w:rFonts w:ascii="Aptos" w:hAnsi="Aptos"/>
          <w:sz w:val="28"/>
          <w:szCs w:val="28"/>
        </w:rPr>
        <w:t>I</w:t>
      </w:r>
      <w:r w:rsidRPr="67D55C02">
        <w:rPr>
          <w:rFonts w:ascii="Aptos" w:hAnsi="Aptos"/>
          <w:b/>
          <w:bCs/>
          <w:sz w:val="28"/>
          <w:szCs w:val="28"/>
        </w:rPr>
        <w:t>V. Events Leading to Death / The day she died</w:t>
      </w:r>
    </w:p>
    <w:p w14:paraId="608496D4" w14:textId="0A7BB1FA" w:rsidR="00230C5C" w:rsidRPr="00382804" w:rsidRDefault="0094150B" w:rsidP="04CA8B34">
      <w:pPr>
        <w:rPr>
          <w:rStyle w:val="contextualspellingandgrammarerror"/>
          <w:rFonts w:ascii="Calibri" w:eastAsia="Calibri" w:hAnsi="Calibri" w:cs="Calibri"/>
          <w:color w:val="000000"/>
          <w:shd w:val="clear" w:color="auto" w:fill="FFFFFF"/>
        </w:rPr>
      </w:pPr>
      <w:r w:rsidRPr="00382804">
        <w:rPr>
          <w:rStyle w:val="normaltextrun"/>
          <w:rFonts w:ascii="Calibri" w:hAnsi="Calibri" w:cs="Calibri"/>
          <w:color w:val="000000"/>
          <w:shd w:val="clear" w:color="auto" w:fill="FFFFFF"/>
        </w:rPr>
        <w:t xml:space="preserve">Leading up to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name’s</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death, </w:t>
      </w:r>
      <w:commentRangeStart w:id="30"/>
      <w:commentRangeStart w:id="31"/>
      <w:r w:rsidRPr="00382804">
        <w:rPr>
          <w:rStyle w:val="normaltextrun"/>
          <w:rFonts w:ascii="Calibri" w:hAnsi="Calibri" w:cs="Calibri"/>
          <w:color w:val="000000"/>
          <w:shd w:val="clear" w:color="auto" w:fill="FFFFFF"/>
        </w:rPr>
        <w:t xml:space="preserve">health </w:t>
      </w:r>
      <w:r w:rsidR="00D51851" w:rsidRPr="00382804">
        <w:rPr>
          <w:rStyle w:val="normaltextrun"/>
          <w:rFonts w:ascii="Calibri" w:hAnsi="Calibri" w:cs="Calibri"/>
          <w:color w:val="000000"/>
          <w:shd w:val="clear" w:color="auto" w:fill="FFFFFF"/>
        </w:rPr>
        <w:t>changes and other events</w:t>
      </w:r>
      <w:r w:rsidRPr="00382804">
        <w:rPr>
          <w:rStyle w:val="normaltextrun"/>
          <w:rFonts w:ascii="Calibri" w:hAnsi="Calibri" w:cs="Calibri"/>
          <w:color w:val="000000"/>
          <w:shd w:val="clear" w:color="auto" w:fill="FFFFFF"/>
        </w:rPr>
        <w:t xml:space="preserve"> </w:t>
      </w:r>
      <w:commentRangeEnd w:id="30"/>
      <w:r w:rsidR="00AE4C28" w:rsidRPr="00382804">
        <w:rPr>
          <w:rStyle w:val="CommentReference"/>
        </w:rPr>
        <w:commentReference w:id="30"/>
      </w:r>
      <w:commentRangeEnd w:id="31"/>
      <w:r w:rsidR="00641A13" w:rsidRPr="00382804">
        <w:rPr>
          <w:rStyle w:val="CommentReference"/>
        </w:rPr>
        <w:commentReference w:id="31"/>
      </w:r>
      <w:r w:rsidRPr="00382804">
        <w:rPr>
          <w:rStyle w:val="normaltextrun"/>
          <w:rFonts w:ascii="Calibri" w:hAnsi="Calibri" w:cs="Calibri"/>
          <w:color w:val="000000"/>
          <w:shd w:val="clear" w:color="auto" w:fill="FFFFFF"/>
        </w:rPr>
        <w:t xml:space="preserve">included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 xml:space="preserve">list any health </w:t>
      </w:r>
      <w:r w:rsidR="00D51851" w:rsidRPr="00382804">
        <w:rPr>
          <w:rStyle w:val="normaltextrun"/>
          <w:rFonts w:ascii="Calibri" w:hAnsi="Calibri" w:cs="Calibri"/>
          <w:color w:val="000000"/>
          <w:shd w:val="clear" w:color="auto" w:fill="FFFFFF"/>
        </w:rPr>
        <w:t>changes, social stressors</w:t>
      </w:r>
      <w:r w:rsidR="00AC5CC0" w:rsidRPr="00382804">
        <w:rPr>
          <w:rStyle w:val="normaltextrun"/>
          <w:rFonts w:ascii="Calibri" w:hAnsi="Calibri" w:cs="Calibri"/>
          <w:color w:val="000000"/>
          <w:shd w:val="clear" w:color="auto" w:fill="FFFFFF"/>
        </w:rPr>
        <w:t>,</w:t>
      </w:r>
      <w:r w:rsidR="00D51851" w:rsidRPr="00382804">
        <w:rPr>
          <w:rStyle w:val="normaltextrun"/>
          <w:rFonts w:ascii="Calibri" w:hAnsi="Calibri" w:cs="Calibri"/>
          <w:color w:val="000000"/>
          <w:shd w:val="clear" w:color="auto" w:fill="FFFFFF"/>
        </w:rPr>
        <w:t xml:space="preserve"> and other events </w:t>
      </w:r>
      <w:r w:rsidRPr="00382804">
        <w:rPr>
          <w:rStyle w:val="normaltextrun"/>
          <w:rFonts w:ascii="Calibri" w:hAnsi="Calibri" w:cs="Calibri"/>
          <w:color w:val="000000"/>
          <w:shd w:val="clear" w:color="auto" w:fill="FFFFFF"/>
        </w:rPr>
        <w:t>leading up to death</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w:t>
      </w:r>
      <w:commentRangeStart w:id="32"/>
      <w:r w:rsidRPr="00382804">
        <w:rPr>
          <w:rStyle w:val="normaltextrun"/>
          <w:rFonts w:ascii="Calibri" w:hAnsi="Calibri" w:cs="Calibri"/>
          <w:color w:val="000000"/>
          <w:shd w:val="clear" w:color="auto" w:fill="FFFFFF"/>
        </w:rPr>
        <w:t xml:space="preserve">The </w:t>
      </w:r>
      <w:r w:rsidR="00382804" w:rsidRPr="00382804">
        <w:rPr>
          <w:rStyle w:val="normaltextrun"/>
          <w:rFonts w:ascii="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382804" w:rsidRPr="00382804">
        <w:rPr>
          <w:rStyle w:val="cf01"/>
          <w:rFonts w:ascii="Calibri" w:hAnsi="Calibri" w:cs="Calibri"/>
          <w:sz w:val="24"/>
          <w:szCs w:val="24"/>
        </w:rPr>
        <w:t>)</w:t>
      </w:r>
      <w:r w:rsidR="00AE4C28" w:rsidRPr="00382804">
        <w:rPr>
          <w:rStyle w:val="cf01"/>
          <w:rFonts w:ascii="Calibri" w:hAnsi="Calibri" w:cs="Calibri"/>
          <w:sz w:val="24"/>
          <w:szCs w:val="24"/>
        </w:rPr>
        <w:t xml:space="preserve"> </w:t>
      </w:r>
      <w:commentRangeEnd w:id="32"/>
      <w:r w:rsidR="003D6359" w:rsidRPr="00382804">
        <w:rPr>
          <w:rStyle w:val="CommentReference"/>
        </w:rPr>
        <w:commentReference w:id="32"/>
      </w:r>
      <w:r w:rsidRPr="00382804">
        <w:rPr>
          <w:rStyle w:val="normaltextrun"/>
          <w:rFonts w:ascii="Calibri" w:hAnsi="Calibri" w:cs="Calibri"/>
          <w:color w:val="000000"/>
          <w:shd w:val="clear" w:color="auto" w:fill="FFFFFF"/>
        </w:rPr>
        <w:t xml:space="preserve">shared that </w:t>
      </w:r>
      <w:commentRangeStart w:id="33"/>
      <w:commentRangeEnd w:id="33"/>
      <w:r w:rsidR="00A31594" w:rsidRPr="00382804">
        <w:rPr>
          <w:rStyle w:val="CommentReference"/>
        </w:rPr>
        <w:commentReference w:id="33"/>
      </w:r>
      <w:r w:rsidR="00172031" w:rsidRPr="00382804">
        <w:rPr>
          <w:rStyle w:val="normaltextrun"/>
          <w:rFonts w:ascii="Calibri" w:hAnsi="Calibri" w:cs="Calibri"/>
          <w:color w:val="000000"/>
          <w:shd w:val="clear" w:color="auto" w:fill="FFFFFF"/>
        </w:rPr>
        <w:t xml:space="preserve">s/he </w:t>
      </w:r>
      <w:r w:rsidRPr="00382804">
        <w:rPr>
          <w:rStyle w:val="normaltextrun"/>
          <w:rFonts w:ascii="Calibri" w:hAnsi="Calibri" w:cs="Calibri"/>
          <w:color w:val="000000"/>
          <w:shd w:val="clear" w:color="auto" w:fill="FFFFFF"/>
        </w:rPr>
        <w:t xml:space="preserve">last saw/or communicated with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on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indicate the details of the inter</w:t>
      </w:r>
      <w:r w:rsidRPr="00382804">
        <w:rPr>
          <w:rStyle w:val="normaltextrun"/>
          <w:rFonts w:ascii="Calibri" w:eastAsia="Calibri" w:hAnsi="Calibri" w:cs="Calibri"/>
          <w:color w:val="000000"/>
          <w:shd w:val="clear" w:color="auto" w:fill="FFFFFF"/>
        </w:rPr>
        <w:t>viewee’s last communication with their loved one, notating their mood, physical appearance, and/or any signs of distress or poor health</w:t>
      </w:r>
      <w:r w:rsidR="00382804" w:rsidRPr="00382804">
        <w:rPr>
          <w:rStyle w:val="normaltextrun"/>
          <w:rFonts w:ascii="Calibri" w:eastAsia="Calibri" w:hAnsi="Calibri" w:cs="Calibri"/>
          <w:color w:val="000000"/>
          <w:shd w:val="clear" w:color="auto" w:fill="FFFFFF"/>
        </w:rPr>
        <w:t>)</w:t>
      </w:r>
      <w:r w:rsidRPr="00382804">
        <w:rPr>
          <w:rStyle w:val="normaltextrun"/>
          <w:rFonts w:ascii="Calibri" w:eastAsia="Calibri" w:hAnsi="Calibri" w:cs="Calibri"/>
          <w:color w:val="000000"/>
          <w:shd w:val="clear" w:color="auto" w:fill="FFFFFF"/>
        </w:rPr>
        <w:t>. </w:t>
      </w:r>
      <w:r w:rsidR="00D51851" w:rsidRPr="00382804">
        <w:rPr>
          <w:rStyle w:val="normaltextrun"/>
          <w:rFonts w:ascii="Calibri" w:eastAsia="Calibri" w:hAnsi="Calibri" w:cs="Calibri"/>
          <w:color w:val="000000" w:themeColor="text1"/>
        </w:rPr>
        <w:t xml:space="preserve"> Events surrounding her most recent health care encounter(s) were described as</w:t>
      </w:r>
      <w:r w:rsidR="00DB4832" w:rsidRPr="00382804">
        <w:rPr>
          <w:rStyle w:val="normaltextrun"/>
          <w:rFonts w:ascii="Calibri" w:eastAsia="Calibri" w:hAnsi="Calibri" w:cs="Calibri"/>
          <w:color w:val="000000" w:themeColor="text1"/>
        </w:rPr>
        <w:t xml:space="preserve"> </w:t>
      </w:r>
      <w:r w:rsidR="00382804" w:rsidRPr="00382804">
        <w:rPr>
          <w:rStyle w:val="normaltextrun"/>
          <w:rFonts w:ascii="Calibri" w:eastAsia="Calibri" w:hAnsi="Calibri" w:cs="Calibri"/>
          <w:color w:val="000000" w:themeColor="text1"/>
        </w:rPr>
        <w:t>___</w:t>
      </w:r>
      <w:r w:rsidR="00382804" w:rsidRPr="00382804">
        <w:rPr>
          <w:rStyle w:val="normaltextrun"/>
          <w:rFonts w:ascii="Calibri" w:eastAsia="Calibri" w:hAnsi="Calibri" w:cs="Calibri"/>
          <w:color w:val="000000"/>
          <w:shd w:val="clear" w:color="auto" w:fill="FFFFFF"/>
        </w:rPr>
        <w:t>(</w:t>
      </w:r>
      <w:r w:rsidR="00DB4832" w:rsidRPr="00382804">
        <w:rPr>
          <w:rStyle w:val="normaltextrun"/>
          <w:rFonts w:ascii="Calibri" w:eastAsia="Calibri" w:hAnsi="Calibri" w:cs="Calibri"/>
          <w:color w:val="000000"/>
          <w:shd w:val="clear" w:color="auto" w:fill="FFFFFF"/>
        </w:rPr>
        <w:t>insert relevant details</w:t>
      </w:r>
      <w:r w:rsidR="00382804" w:rsidRPr="00382804">
        <w:rPr>
          <w:rStyle w:val="contextualspellingandgrammarerror"/>
          <w:rFonts w:ascii="Calibri" w:eastAsia="Calibri" w:hAnsi="Calibri" w:cs="Calibri"/>
          <w:color w:val="000000"/>
          <w:shd w:val="clear" w:color="auto" w:fill="FFFFFF"/>
        </w:rPr>
        <w:t>)</w:t>
      </w:r>
      <w:r w:rsidR="00AC5CC0" w:rsidRPr="00382804">
        <w:rPr>
          <w:rStyle w:val="contextualspellingandgrammarerror"/>
          <w:rFonts w:ascii="Calibri" w:eastAsia="Calibri" w:hAnsi="Calibri" w:cs="Calibri"/>
          <w:color w:val="000000"/>
          <w:shd w:val="clear" w:color="auto" w:fill="FFFFFF"/>
        </w:rPr>
        <w:t>.</w:t>
      </w:r>
      <w:r w:rsidR="00D51851" w:rsidRPr="00382804">
        <w:rPr>
          <w:rStyle w:val="normaltextrun"/>
          <w:rFonts w:ascii="Calibri" w:eastAsia="Calibri" w:hAnsi="Calibri" w:cs="Calibri"/>
          <w:color w:val="000000" w:themeColor="text1"/>
        </w:rPr>
        <w:t xml:space="preserve"> </w:t>
      </w:r>
      <w:r w:rsidRPr="00382804">
        <w:rPr>
          <w:rStyle w:val="normaltextrun"/>
          <w:rFonts w:ascii="Calibri" w:eastAsia="Calibri" w:hAnsi="Calibri" w:cs="Calibri"/>
          <w:color w:val="000000"/>
          <w:shd w:val="clear" w:color="auto" w:fill="FFFFFF"/>
        </w:rPr>
        <w:t xml:space="preserve">On the day of death, </w:t>
      </w:r>
      <w:r w:rsidR="00382804" w:rsidRPr="00382804">
        <w:rPr>
          <w:rStyle w:val="normaltextrun"/>
          <w:rFonts w:ascii="Calibri" w:eastAsia="Calibri" w:hAnsi="Calibri" w:cs="Calibri"/>
          <w:color w:val="000000"/>
          <w:shd w:val="clear" w:color="auto" w:fill="FFFFFF"/>
        </w:rPr>
        <w:t>___(</w:t>
      </w:r>
      <w:r w:rsidRPr="00382804">
        <w:rPr>
          <w:rStyle w:val="normaltextrun"/>
          <w:rFonts w:ascii="Calibri" w:eastAsia="Calibri" w:hAnsi="Calibri" w:cs="Calibri"/>
          <w:color w:val="000000"/>
          <w:shd w:val="clear" w:color="auto" w:fill="FFFFFF"/>
        </w:rPr>
        <w:t>insert relevant details</w:t>
      </w:r>
      <w:r w:rsidR="00382804" w:rsidRPr="00382804">
        <w:rPr>
          <w:rStyle w:val="contextualspellingandgrammarerror"/>
          <w:rFonts w:ascii="Calibri" w:eastAsia="Calibri" w:hAnsi="Calibri" w:cs="Calibri"/>
          <w:color w:val="000000"/>
          <w:shd w:val="clear" w:color="auto" w:fill="FFFFFF"/>
        </w:rPr>
        <w:t>)</w:t>
      </w:r>
      <w:r w:rsidRPr="00382804">
        <w:rPr>
          <w:rStyle w:val="contextualspellingandgrammarerror"/>
          <w:rFonts w:ascii="Calibri" w:eastAsia="Calibri" w:hAnsi="Calibri" w:cs="Calibri"/>
          <w:color w:val="000000"/>
          <w:shd w:val="clear" w:color="auto" w:fill="FFFFFF"/>
        </w:rPr>
        <w:t>.</w:t>
      </w:r>
    </w:p>
    <w:p w14:paraId="4B6C0FB8" w14:textId="77777777" w:rsidR="00382804" w:rsidRPr="00382804" w:rsidRDefault="00382804" w:rsidP="04CA8B34">
      <w:pPr>
        <w:rPr>
          <w:rFonts w:ascii="Calibri" w:eastAsia="Calibri" w:hAnsi="Calibri" w:cs="Calibri"/>
        </w:rPr>
      </w:pPr>
    </w:p>
    <w:p w14:paraId="4341FE07" w14:textId="77777777" w:rsidR="006F0F1B" w:rsidRPr="006F0F1B" w:rsidRDefault="006F0F1B" w:rsidP="04CA8B34">
      <w:pPr>
        <w:rPr>
          <w:rFonts w:ascii="Calibri" w:eastAsia="Calibri" w:hAnsi="Calibri" w:cs="Calibri"/>
        </w:rPr>
      </w:pPr>
    </w:p>
    <w:p w14:paraId="3F63649D" w14:textId="295DD12A" w:rsidR="00040C9E" w:rsidRPr="0090118A" w:rsidRDefault="04CA8B34" w:rsidP="04CA8B34">
      <w:pPr>
        <w:pStyle w:val="IGSectionDividers"/>
        <w:shd w:val="clear" w:color="auto" w:fill="CF8FE4" w:themeFill="accent6" w:themeFillTint="66"/>
        <w:rPr>
          <w:rFonts w:ascii="Calibri" w:eastAsia="Calibri" w:hAnsi="Calibri" w:cs="Calibri"/>
          <w:b/>
          <w:bCs/>
          <w:color w:val="7030A0"/>
          <w:sz w:val="28"/>
          <w:szCs w:val="28"/>
        </w:rPr>
      </w:pPr>
      <w:r w:rsidRPr="04CA8B34">
        <w:rPr>
          <w:rFonts w:ascii="Calibri" w:eastAsia="Calibri" w:hAnsi="Calibri" w:cs="Calibri"/>
          <w:b/>
          <w:bCs/>
          <w:sz w:val="28"/>
          <w:szCs w:val="28"/>
        </w:rPr>
        <w:t xml:space="preserve">V. </w:t>
      </w:r>
      <w:r w:rsidR="00A31594">
        <w:rPr>
          <w:rFonts w:ascii="Calibri" w:eastAsia="Calibri" w:hAnsi="Calibri" w:cs="Calibri"/>
          <w:b/>
          <w:bCs/>
          <w:sz w:val="28"/>
          <w:szCs w:val="28"/>
        </w:rPr>
        <w:t>perspectives on</w:t>
      </w:r>
      <w:r w:rsidRPr="04CA8B34">
        <w:rPr>
          <w:rFonts w:ascii="Calibri" w:eastAsia="Calibri" w:hAnsi="Calibri" w:cs="Calibri"/>
          <w:b/>
          <w:bCs/>
          <w:sz w:val="28"/>
          <w:szCs w:val="28"/>
        </w:rPr>
        <w:t xml:space="preserve"> Preventability</w:t>
      </w:r>
    </w:p>
    <w:p w14:paraId="71E132CF" w14:textId="46676D1B" w:rsidR="0094150B" w:rsidRPr="00382804" w:rsidRDefault="0094150B" w:rsidP="04CA8B34">
      <w:pPr>
        <w:rPr>
          <w:rFonts w:ascii="Calibri" w:eastAsia="Calibri" w:hAnsi="Calibri" w:cs="Calibri"/>
        </w:rPr>
      </w:pPr>
      <w:commentRangeStart w:id="34"/>
      <w:r w:rsidRPr="00382804">
        <w:rPr>
          <w:rStyle w:val="contextualspellingandgrammarerror"/>
          <w:rFonts w:ascii="Calibri" w:eastAsia="Calibri" w:hAnsi="Calibri" w:cs="Calibri"/>
          <w:color w:val="000000"/>
          <w:shd w:val="clear" w:color="auto" w:fill="FFFFFF"/>
        </w:rPr>
        <w:t>The</w:t>
      </w:r>
      <w:r w:rsidR="00172031" w:rsidRPr="00382804">
        <w:rPr>
          <w:rStyle w:val="contextualspellingandgrammarerror"/>
          <w:rFonts w:ascii="Calibri" w:eastAsia="Calibri" w:hAnsi="Calibri" w:cs="Calibri"/>
          <w:color w:val="000000"/>
          <w:shd w:val="clear" w:color="auto" w:fill="FFFFFF"/>
        </w:rPr>
        <w:t xml:space="preserve"> </w:t>
      </w:r>
      <w:r w:rsidR="00382804" w:rsidRPr="00382804">
        <w:rPr>
          <w:rStyle w:val="contextualspellingandgrammarerror"/>
          <w:rFonts w:ascii="Calibri" w:eastAsia="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382804" w:rsidRPr="00382804">
        <w:rPr>
          <w:rStyle w:val="cf01"/>
          <w:rFonts w:ascii="Calibri" w:hAnsi="Calibri" w:cs="Calibri"/>
          <w:sz w:val="24"/>
          <w:szCs w:val="24"/>
        </w:rPr>
        <w:t>)</w:t>
      </w:r>
      <w:r w:rsidRPr="00382804">
        <w:rPr>
          <w:rStyle w:val="normaltextrun"/>
          <w:rFonts w:ascii="Calibri" w:eastAsia="Calibri" w:hAnsi="Calibri" w:cs="Calibri"/>
          <w:color w:val="000000"/>
          <w:shd w:val="clear" w:color="auto" w:fill="FFFFFF"/>
        </w:rPr>
        <w:t xml:space="preserve"> </w:t>
      </w:r>
      <w:commentRangeStart w:id="35"/>
      <w:commentRangeEnd w:id="34"/>
      <w:r w:rsidR="00A31594" w:rsidRPr="00382804">
        <w:rPr>
          <w:rStyle w:val="CommentReference"/>
        </w:rPr>
        <w:commentReference w:id="34"/>
      </w:r>
      <w:r w:rsidRPr="00382804">
        <w:rPr>
          <w:rStyle w:val="normaltextrun"/>
          <w:rFonts w:ascii="Calibri" w:eastAsia="Calibri" w:hAnsi="Calibri" w:cs="Calibri"/>
          <w:color w:val="000000"/>
          <w:shd w:val="clear" w:color="auto" w:fill="FFFFFF"/>
        </w:rPr>
        <w:t>perceived</w:t>
      </w:r>
      <w:commentRangeEnd w:id="35"/>
      <w:r w:rsidR="00AC5CC0" w:rsidRPr="00382804">
        <w:rPr>
          <w:rStyle w:val="CommentReference"/>
        </w:rPr>
        <w:commentReference w:id="35"/>
      </w:r>
      <w:r w:rsidRPr="00382804">
        <w:rPr>
          <w:rStyle w:val="normaltextrun"/>
          <w:rFonts w:ascii="Calibri" w:eastAsia="Calibri" w:hAnsi="Calibri" w:cs="Calibri"/>
          <w:color w:val="000000"/>
          <w:shd w:val="clear" w:color="auto" w:fill="FFFFFF"/>
        </w:rPr>
        <w:t xml:space="preserve"> issues in care that included </w:t>
      </w:r>
      <w:r w:rsidR="00382804" w:rsidRPr="00382804">
        <w:rPr>
          <w:rStyle w:val="normaltextrun"/>
          <w:rFonts w:ascii="Calibri" w:eastAsia="Calibri" w:hAnsi="Calibri" w:cs="Calibri"/>
          <w:color w:val="000000"/>
          <w:shd w:val="clear" w:color="auto" w:fill="FFFFFF"/>
        </w:rPr>
        <w:t>___(</w:t>
      </w:r>
      <w:r w:rsidRPr="00382804">
        <w:rPr>
          <w:rStyle w:val="normaltextrun"/>
          <w:rFonts w:ascii="Calibri" w:eastAsia="Calibri" w:hAnsi="Calibri" w:cs="Calibri"/>
          <w:color w:val="000000"/>
          <w:shd w:val="clear" w:color="auto" w:fill="FFFFFF"/>
        </w:rPr>
        <w:t>thoughts on factors</w:t>
      </w:r>
      <w:r w:rsidR="00DE5C62" w:rsidRPr="00382804">
        <w:rPr>
          <w:rFonts w:ascii="Calibri" w:eastAsia="Times New Roman" w:hAnsi="Calibri" w:cs="Calibri"/>
        </w:rPr>
        <w:t xml:space="preserve"> that may have impacted outcomes</w:t>
      </w:r>
      <w:r w:rsidR="00382804" w:rsidRPr="00382804">
        <w:rPr>
          <w:rStyle w:val="normaltextrun"/>
          <w:rFonts w:ascii="Calibri" w:eastAsia="Calibri" w:hAnsi="Calibri" w:cs="Calibri"/>
          <w:color w:val="000000"/>
          <w:shd w:val="clear" w:color="auto" w:fill="FFFFFF"/>
        </w:rPr>
        <w:t>)</w:t>
      </w:r>
      <w:r w:rsidRPr="00382804">
        <w:rPr>
          <w:rStyle w:val="normaltextrun"/>
          <w:rFonts w:ascii="Calibri" w:eastAsia="Calibri" w:hAnsi="Calibri" w:cs="Calibri"/>
          <w:color w:val="000000"/>
          <w:shd w:val="clear" w:color="auto" w:fill="FFFFFF"/>
        </w:rPr>
        <w:t xml:space="preserve">. </w:t>
      </w:r>
      <w:r w:rsidR="00172031" w:rsidRPr="00382804">
        <w:rPr>
          <w:rStyle w:val="normaltextrun"/>
          <w:rFonts w:ascii="Calibri" w:eastAsia="Calibri" w:hAnsi="Calibri" w:cs="Calibri"/>
          <w:color w:val="000000"/>
          <w:shd w:val="clear" w:color="auto" w:fill="FFFFFF"/>
        </w:rPr>
        <w:t xml:space="preserve">His/her </w:t>
      </w:r>
      <w:r w:rsidRPr="00382804">
        <w:rPr>
          <w:rStyle w:val="normaltextrun"/>
          <w:rFonts w:ascii="Calibri" w:eastAsia="Calibri" w:hAnsi="Calibri" w:cs="Calibri"/>
          <w:color w:val="000000"/>
          <w:shd w:val="clear" w:color="auto" w:fill="FFFFFF"/>
        </w:rPr>
        <w:t xml:space="preserve">reflections on the situation included </w:t>
      </w:r>
      <w:r w:rsidR="00382804" w:rsidRPr="00382804">
        <w:rPr>
          <w:rStyle w:val="normaltextrun"/>
          <w:rFonts w:ascii="Calibri" w:eastAsia="Calibri" w:hAnsi="Calibri" w:cs="Calibri"/>
          <w:color w:val="000000"/>
          <w:shd w:val="clear" w:color="auto" w:fill="FFFFFF"/>
        </w:rPr>
        <w:t>___</w:t>
      </w:r>
      <w:commentRangeStart w:id="36"/>
      <w:r w:rsidR="00382804" w:rsidRPr="00382804">
        <w:rPr>
          <w:rStyle w:val="normaltextrun"/>
          <w:rFonts w:ascii="Calibri" w:eastAsia="Calibri" w:hAnsi="Calibri" w:cs="Calibri"/>
          <w:color w:val="000000"/>
          <w:shd w:val="clear" w:color="auto" w:fill="FFFFFF"/>
        </w:rPr>
        <w:t>(</w:t>
      </w:r>
      <w:r w:rsidRPr="00382804">
        <w:rPr>
          <w:rStyle w:val="normaltextrun"/>
          <w:rFonts w:ascii="Calibri" w:eastAsia="Calibri" w:hAnsi="Calibri" w:cs="Calibri"/>
          <w:color w:val="000000"/>
          <w:shd w:val="clear" w:color="auto" w:fill="FFFFFF"/>
        </w:rPr>
        <w:t>any additional insights o</w:t>
      </w:r>
      <w:r w:rsidR="00E5594D" w:rsidRPr="00382804">
        <w:rPr>
          <w:rStyle w:val="normaltextrun"/>
          <w:rFonts w:ascii="Calibri" w:eastAsia="Calibri" w:hAnsi="Calibri" w:cs="Calibri"/>
          <w:color w:val="000000"/>
          <w:shd w:val="clear" w:color="auto" w:fill="FFFFFF"/>
        </w:rPr>
        <w:t>n</w:t>
      </w:r>
      <w:r w:rsidRPr="00382804">
        <w:rPr>
          <w:rStyle w:val="normaltextrun"/>
          <w:rFonts w:ascii="Calibri" w:eastAsia="Calibri" w:hAnsi="Calibri" w:cs="Calibri"/>
          <w:color w:val="000000"/>
          <w:shd w:val="clear" w:color="auto" w:fill="FFFFFF"/>
        </w:rPr>
        <w:t xml:space="preserve"> </w:t>
      </w:r>
      <w:r w:rsidR="00E5594D" w:rsidRPr="00382804">
        <w:rPr>
          <w:rStyle w:val="normaltextrun"/>
          <w:rFonts w:ascii="Calibri" w:eastAsia="Calibri" w:hAnsi="Calibri" w:cs="Calibri"/>
          <w:color w:val="000000"/>
          <w:shd w:val="clear" w:color="auto" w:fill="FFFFFF"/>
        </w:rPr>
        <w:t>contributing factors</w:t>
      </w:r>
      <w:r w:rsidRPr="00382804">
        <w:rPr>
          <w:rStyle w:val="normaltextrun"/>
          <w:rFonts w:ascii="Calibri" w:eastAsia="Calibri" w:hAnsi="Calibri" w:cs="Calibri"/>
          <w:color w:val="000000"/>
          <w:shd w:val="clear" w:color="auto" w:fill="FFFFFF"/>
        </w:rPr>
        <w:t xml:space="preserve"> from the interviewee</w:t>
      </w:r>
      <w:commentRangeStart w:id="37"/>
      <w:r w:rsidR="002D1CC1" w:rsidRPr="00382804">
        <w:rPr>
          <w:rStyle w:val="normaltextrun"/>
          <w:rFonts w:ascii="Calibri" w:eastAsia="Calibri" w:hAnsi="Calibri" w:cs="Calibri"/>
          <w:color w:val="000000"/>
          <w:shd w:val="clear" w:color="auto" w:fill="FFFFFF"/>
        </w:rPr>
        <w:t xml:space="preserve">—see contributing factor descriptions </w:t>
      </w:r>
      <w:r w:rsidR="00382804" w:rsidRPr="00382804">
        <w:rPr>
          <w:rStyle w:val="normaltextrun"/>
          <w:rFonts w:ascii="Calibri" w:eastAsia="Calibri" w:hAnsi="Calibri" w:cs="Calibri"/>
          <w:color w:val="000000"/>
          <w:shd w:val="clear" w:color="auto" w:fill="FFFFFF"/>
        </w:rPr>
        <w:t>o</w:t>
      </w:r>
      <w:r w:rsidR="002D1CC1" w:rsidRPr="00382804">
        <w:rPr>
          <w:rStyle w:val="normaltextrun"/>
          <w:rFonts w:ascii="Calibri" w:eastAsia="Calibri" w:hAnsi="Calibri" w:cs="Calibri"/>
          <w:color w:val="000000"/>
          <w:shd w:val="clear" w:color="auto" w:fill="FFFFFF"/>
        </w:rPr>
        <w:t>n the MMRIA Committee Decisions Form</w:t>
      </w:r>
      <w:commentRangeEnd w:id="37"/>
      <w:r w:rsidR="00160901" w:rsidRPr="00382804">
        <w:rPr>
          <w:rStyle w:val="CommentReference"/>
        </w:rPr>
        <w:commentReference w:id="37"/>
      </w:r>
      <w:r w:rsidRPr="00382804">
        <w:rPr>
          <w:rStyle w:val="normaltextrun"/>
          <w:rFonts w:ascii="Calibri" w:eastAsia="Calibri" w:hAnsi="Calibri" w:cs="Calibri"/>
          <w:color w:val="000000"/>
          <w:shd w:val="clear" w:color="auto" w:fill="FFFFFF"/>
        </w:rPr>
        <w:t>.</w:t>
      </w:r>
      <w:r w:rsidR="00382804" w:rsidRPr="00382804">
        <w:rPr>
          <w:rStyle w:val="normaltextrun"/>
          <w:rFonts w:ascii="Calibri" w:eastAsia="Calibri" w:hAnsi="Calibri" w:cs="Calibri"/>
          <w:color w:val="000000"/>
          <w:shd w:val="clear" w:color="auto" w:fill="FFFFFF"/>
        </w:rPr>
        <w:t>)</w:t>
      </w:r>
      <w:commentRangeEnd w:id="36"/>
      <w:r w:rsidR="002E58CB">
        <w:rPr>
          <w:rStyle w:val="CommentReference"/>
        </w:rPr>
        <w:commentReference w:id="36"/>
      </w:r>
    </w:p>
    <w:p w14:paraId="578C134C" w14:textId="77777777" w:rsidR="00673CFE" w:rsidRPr="001F4FF3" w:rsidRDefault="00673CFE" w:rsidP="04CA8B34">
      <w:pPr>
        <w:pStyle w:val="Body"/>
        <w:rPr>
          <w:rFonts w:ascii="Calibri" w:eastAsia="Calibri" w:hAnsi="Calibri" w:cs="Calibri"/>
          <w:sz w:val="24"/>
          <w:szCs w:val="24"/>
        </w:rPr>
      </w:pPr>
    </w:p>
    <w:p w14:paraId="6BED8989" w14:textId="65D9DD8F" w:rsidR="005C63EC" w:rsidRPr="00BF1CCD" w:rsidRDefault="00DF64F5">
      <w:pPr>
        <w:pStyle w:val="Body"/>
        <w:rPr>
          <w:rFonts w:asciiTheme="majorHAnsi" w:hAnsiTheme="majorHAnsi" w:cstheme="majorHAnsi"/>
        </w:rPr>
      </w:pPr>
      <w:commentRangeStart w:id="38"/>
      <w:commentRangeStart w:id="39"/>
      <w:r w:rsidRPr="04CA8B34">
        <w:rPr>
          <w:rFonts w:ascii="Calibri" w:eastAsia="Calibri" w:hAnsi="Calibri" w:cs="Calibri"/>
          <w:b/>
          <w:bCs/>
          <w:color w:val="351042" w:themeColor="accent6" w:themeShade="80"/>
          <w:sz w:val="24"/>
          <w:szCs w:val="24"/>
        </w:rPr>
        <w:t>I</w:t>
      </w:r>
      <w:r w:rsidRPr="6A9AA71B">
        <w:rPr>
          <w:rFonts w:ascii="Calibri" w:eastAsia="Calibri" w:hAnsi="Calibri" w:cs="Calibri"/>
          <w:b/>
          <w:bCs/>
          <w:color w:val="351042" w:themeColor="accent6" w:themeShade="80"/>
          <w:sz w:val="24"/>
          <w:szCs w:val="24"/>
        </w:rPr>
        <w:t xml:space="preserve">nterviewer </w:t>
      </w:r>
      <w:r w:rsidR="00673CFE" w:rsidRPr="6A9AA71B">
        <w:rPr>
          <w:rFonts w:ascii="Calibri" w:eastAsia="Calibri" w:hAnsi="Calibri" w:cs="Calibri"/>
          <w:b/>
          <w:bCs/>
          <w:color w:val="351042" w:themeColor="accent6" w:themeShade="80"/>
          <w:sz w:val="24"/>
          <w:szCs w:val="24"/>
        </w:rPr>
        <w:t>Note</w:t>
      </w:r>
      <w:r w:rsidRPr="6A9AA71B">
        <w:rPr>
          <w:rFonts w:ascii="Calibri" w:eastAsia="Calibri" w:hAnsi="Calibri" w:cs="Calibri"/>
          <w:b/>
          <w:bCs/>
          <w:color w:val="351042" w:themeColor="accent6" w:themeShade="80"/>
          <w:sz w:val="24"/>
          <w:szCs w:val="24"/>
        </w:rPr>
        <w:t>s</w:t>
      </w:r>
      <w:r w:rsidR="00673CFE" w:rsidRPr="6A9AA71B">
        <w:rPr>
          <w:rFonts w:ascii="Calibri" w:eastAsia="Calibri" w:hAnsi="Calibri" w:cs="Calibri"/>
          <w:b/>
          <w:bCs/>
          <w:color w:val="351042" w:themeColor="accent6" w:themeShade="80"/>
          <w:sz w:val="24"/>
          <w:szCs w:val="24"/>
        </w:rPr>
        <w:t>:</w:t>
      </w:r>
      <w:r w:rsidR="00673CFE" w:rsidRPr="6A9AA71B">
        <w:rPr>
          <w:rFonts w:ascii="Calibri" w:eastAsia="Calibri" w:hAnsi="Calibri" w:cs="Calibri"/>
          <w:color w:val="351042" w:themeColor="accent6" w:themeShade="80"/>
          <w:sz w:val="24"/>
          <w:szCs w:val="24"/>
        </w:rPr>
        <w:t xml:space="preserve"> </w:t>
      </w:r>
      <w:commentRangeEnd w:id="38"/>
      <w:r w:rsidR="00AC5CC0">
        <w:rPr>
          <w:rStyle w:val="CommentReference"/>
          <w:rFonts w:ascii="Times New Roman" w:hAnsi="Times New Roman" w:cs="Times New Roman"/>
          <w:color w:val="auto"/>
        </w:rPr>
        <w:commentReference w:id="38"/>
      </w:r>
      <w:commentRangeEnd w:id="39"/>
      <w:r w:rsidR="00382804">
        <w:rPr>
          <w:rStyle w:val="CommentReference"/>
          <w:rFonts w:ascii="Times New Roman" w:hAnsi="Times New Roman" w:cs="Times New Roman"/>
          <w:color w:val="auto"/>
        </w:rPr>
        <w:commentReference w:id="39"/>
      </w:r>
      <w:r w:rsidR="00382804">
        <w:rPr>
          <w:rFonts w:ascii="Calibri" w:eastAsia="Calibri" w:hAnsi="Calibri" w:cs="Calibri"/>
          <w:color w:val="351042" w:themeColor="accent6" w:themeShade="80"/>
          <w:sz w:val="24"/>
          <w:szCs w:val="24"/>
        </w:rPr>
        <w:t>___(</w:t>
      </w:r>
      <w:r w:rsidR="001F4FF3" w:rsidRPr="00382804">
        <w:rPr>
          <w:rStyle w:val="normaltextrun"/>
          <w:rFonts w:ascii="Calibri" w:eastAsia="Calibri" w:hAnsi="Calibri" w:cs="Calibri"/>
          <w:sz w:val="24"/>
          <w:szCs w:val="24"/>
          <w:shd w:val="clear" w:color="auto" w:fill="FFFFFF"/>
        </w:rPr>
        <w:t>Insert any additional comments or observations.</w:t>
      </w:r>
      <w:r w:rsidR="001F4FF3" w:rsidRPr="6A9AA71B">
        <w:rPr>
          <w:rStyle w:val="eop"/>
          <w:rFonts w:ascii="Calibri" w:eastAsia="Calibri" w:hAnsi="Calibri" w:cs="Calibri"/>
          <w:sz w:val="24"/>
          <w:szCs w:val="24"/>
          <w:shd w:val="clear" w:color="auto" w:fill="FFFFFF"/>
        </w:rPr>
        <w:t xml:space="preserve"> </w:t>
      </w:r>
      <w:r w:rsidR="04CA8B34" w:rsidRPr="04CA8B34">
        <w:rPr>
          <w:rFonts w:ascii="Calibri" w:eastAsia="Calibri" w:hAnsi="Calibri" w:cs="Calibri"/>
          <w:sz w:val="24"/>
          <w:szCs w:val="24"/>
        </w:rPr>
        <w:t>This section should be used to capture observations made during the interview, such as instances where the interviewee declined to answer specific questions or segments, and any signs of discomfort. Notes on incomplete or partially completed interviews should also be included.</w:t>
      </w:r>
      <w:r w:rsidR="0043787C">
        <w:rPr>
          <w:rFonts w:ascii="Calibri" w:eastAsia="Calibri" w:hAnsi="Calibri" w:cs="Calibri"/>
          <w:sz w:val="24"/>
          <w:szCs w:val="24"/>
        </w:rPr>
        <w:t xml:space="preserve"> Use your discretion as to what notes you wish to include in the interview summary or carry over to the final case narrative.  Notes for tracking purposes such outreach attempts can be included in the first free text box in the Informant Interview Form in MMRIA.)  Remember all notes need to be de-identified</w:t>
      </w:r>
    </w:p>
    <w:sectPr w:rsidR="005C63EC" w:rsidRPr="00BF1CCD">
      <w:headerReference w:type="default" r:id="rId12"/>
      <w:footerReference w:type="even" r:id="rId13"/>
      <w:footerReference w:type="default" r:id="rId14"/>
      <w:pgSz w:w="12240" w:h="15840"/>
      <w:pgMar w:top="1440" w:right="1440" w:bottom="1440" w:left="1440" w:header="720" w:footer="86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trina Nardini" w:date="2025-05-22T09:35:00Z" w:initials="KN">
    <w:p w14:paraId="4899835B" w14:textId="7F33F172" w:rsidR="00C37134" w:rsidRDefault="00C37134">
      <w:r>
        <w:annotationRef/>
      </w:r>
      <w:r w:rsidRPr="486873C2">
        <w:t>Could we also suggest that they use the relationship of the person as wording? I.e. Her mother stated... or if using a pseudonym, "Jenna's mother stated..."</w:t>
      </w:r>
    </w:p>
  </w:comment>
  <w:comment w:id="2" w:author="Katrina Nardini" w:date="2025-05-22T09:36:00Z" w:initials="KN">
    <w:p w14:paraId="4FF1C51C" w14:textId="294F4F6A" w:rsidR="00C37134" w:rsidRDefault="00C37134">
      <w:r>
        <w:annotationRef/>
      </w:r>
      <w:r w:rsidRPr="1F37A899">
        <w:t xml:space="preserve">This is stated in the next bullet point, so to me these 2 bullets are conflicting somewhat. </w:t>
      </w:r>
    </w:p>
  </w:comment>
  <w:comment w:id="3" w:author="Katrina Nardini" w:date="2025-05-22T09:37:00Z" w:initials="KN">
    <w:p w14:paraId="0B066C5A" w14:textId="69CF2785" w:rsidR="00C37134" w:rsidRDefault="00C37134">
      <w:r>
        <w:annotationRef/>
      </w:r>
      <w:r w:rsidRPr="7B8EF4FF">
        <w:t>This belongs with number 1. As this 1st sentence before speaks about "the decedent".</w:t>
      </w:r>
    </w:p>
  </w:comment>
  <w:comment w:id="4" w:author="Katrina Nardini" w:date="2025-05-22T09:38:00Z" w:initials="KN">
    <w:p w14:paraId="31FBFE99" w14:textId="2C1EFE21" w:rsidR="00C37134" w:rsidRDefault="00C37134">
      <w:r>
        <w:annotationRef/>
      </w:r>
      <w:r w:rsidRPr="4C2A66A4">
        <w:t>I wonder if we should use terms in MMRIA like "social/emotional stressors" in this section also</w:t>
      </w:r>
    </w:p>
  </w:comment>
  <w:comment w:id="5" w:author="Zaharatos, Julie (CDC/NCCDPHP/DRH)" w:date="2025-12-08T15:43:00Z" w:initials="JZ">
    <w:p w14:paraId="2913DC08" w14:textId="77777777" w:rsidR="00582257" w:rsidRDefault="00582257" w:rsidP="00582257">
      <w:pPr>
        <w:pStyle w:val="CommentText"/>
      </w:pPr>
      <w:r>
        <w:rPr>
          <w:rStyle w:val="CommentReference"/>
        </w:rPr>
        <w:annotationRef/>
      </w:r>
      <w:r>
        <w:t>What content in parentheses? Should this say, delete any parenthetical notes to self?</w:t>
      </w:r>
    </w:p>
  </w:comment>
  <w:comment w:id="6" w:author="Burch, Deborah (CDC/NCCDPHP/DRH)" w:date="2025-12-09T17:06:00Z" w:initials="DB">
    <w:p w14:paraId="07305BE0" w14:textId="77777777" w:rsidR="00EF5C5B" w:rsidRDefault="00EF5C5B" w:rsidP="00EF5C5B">
      <w:pPr>
        <w:pStyle w:val="CommentText"/>
      </w:pPr>
      <w:r>
        <w:rPr>
          <w:rStyle w:val="CommentReference"/>
        </w:rPr>
        <w:annotationRef/>
      </w:r>
      <w:r>
        <w:t>I clarified.</w:t>
      </w:r>
    </w:p>
  </w:comment>
  <w:comment w:id="7" w:author="Deborah Burch" w:date="2025-04-07T13:45:00Z" w:initials="DB">
    <w:p w14:paraId="5067BBAE" w14:textId="126BD36C" w:rsidR="00C37134" w:rsidRDefault="00C37134">
      <w:r>
        <w:annotationRef/>
      </w:r>
      <w:r w:rsidRPr="360205EB">
        <w:t>Would be helpful to also include in the instructions to delete any sections that are not applicable to the interview.</w:t>
      </w:r>
    </w:p>
  </w:comment>
  <w:comment w:id="8" w:author="LeJeune Johnson" w:date="2025-04-08T07:08:00Z" w:initials="LJ">
    <w:p w14:paraId="74D83C69" w14:textId="7B036708" w:rsidR="00C37134" w:rsidRDefault="00C37134">
      <w:r>
        <w:annotationRef/>
      </w:r>
      <w:r w:rsidRPr="5FA205E1">
        <w:t xml:space="preserve">Great suggestion! </w:t>
      </w:r>
    </w:p>
  </w:comment>
  <w:comment w:id="9" w:author="Deborah Burch" w:date="2025-05-15T11:27:00Z" w:initials="DB">
    <w:p w14:paraId="5666ACE9" w14:textId="6F7EFAF8" w:rsidR="00C37134" w:rsidRDefault="00C37134">
      <w:r>
        <w:annotationRef/>
      </w:r>
      <w:r w:rsidRPr="69608BEF">
        <w:t>I added a statement to the top of the document.</w:t>
      </w:r>
    </w:p>
  </w:comment>
  <w:comment w:id="10" w:author="Zaharatos, Julie (CDC/NCCDPHP/DRH)" w:date="2025-05-28T15:10:00Z" w:initials="JZ">
    <w:p w14:paraId="5136C5B5" w14:textId="512A941F" w:rsidR="00F27348" w:rsidRDefault="00F27348" w:rsidP="00F27348">
      <w:pPr>
        <w:pStyle w:val="CommentText"/>
      </w:pPr>
      <w:r>
        <w:rPr>
          <w:rStyle w:val="CommentReference"/>
        </w:rPr>
        <w:annotationRef/>
      </w:r>
      <w:r>
        <w:t>Could this be an identifier? Should it instead be “describe birthplace, i.e., urban, rural, foreign country, etc.”?</w:t>
      </w:r>
    </w:p>
  </w:comment>
  <w:comment w:id="11" w:author="Zaharatos, Julie (CDC/NCCDPHP/DRH)" w:date="2025-05-28T15:10:00Z" w:initials="JZ">
    <w:p w14:paraId="0A279648" w14:textId="77777777" w:rsidR="00D0656E" w:rsidRDefault="00D0656E" w:rsidP="00D0656E">
      <w:pPr>
        <w:pStyle w:val="CommentText"/>
      </w:pPr>
      <w:r>
        <w:rPr>
          <w:rStyle w:val="CommentReference"/>
        </w:rPr>
        <w:annotationRef/>
      </w:r>
      <w:r>
        <w:t>Same comment ^^^ should this instead be “number of years in the U.S.”?</w:t>
      </w:r>
    </w:p>
  </w:comment>
  <w:comment w:id="12" w:author="Zaharatos, Julie (CDC/NCCDPHP/DRH)" w:date="2025-05-28T15:13:00Z" w:initials="JZ">
    <w:p w14:paraId="02116EF3" w14:textId="77777777" w:rsidR="00E57011" w:rsidRDefault="00E57011" w:rsidP="00E57011">
      <w:pPr>
        <w:pStyle w:val="CommentText"/>
      </w:pPr>
      <w:r>
        <w:rPr>
          <w:rStyle w:val="CommentReference"/>
        </w:rPr>
        <w:annotationRef/>
      </w:r>
      <w:r>
        <w:t>Should this instead be a bracketed prompt, i.e. “[interviewee relationship to decedent, i.e., her mom / her husband]”?</w:t>
      </w:r>
    </w:p>
  </w:comment>
  <w:comment w:id="14" w:author="Katrina Nardini" w:date="2025-05-22T09:40:00Z" w:initials="KN">
    <w:p w14:paraId="45E26C77" w14:textId="6453033F" w:rsidR="00C37134" w:rsidRDefault="00C37134">
      <w:r>
        <w:annotationRef/>
      </w:r>
      <w:r w:rsidRPr="2B9291BD">
        <w:t>Are we capitalizing "fictitious name" on purpose throughout?</w:t>
      </w:r>
    </w:p>
  </w:comment>
  <w:comment w:id="15" w:author="Katrina Nardini" w:date="2025-05-22T09:44:00Z" w:initials="KN">
    <w:p w14:paraId="67D8707C" w14:textId="010FDDE9" w:rsidR="00C37134" w:rsidRDefault="00C37134">
      <w:r>
        <w:annotationRef/>
      </w:r>
      <w:r w:rsidRPr="06FED3F6">
        <w:t>Some places it is and some it is not. I am correcting throughout so that it is capitalized at beginning of the sentence but not elsewhere.</w:t>
      </w:r>
    </w:p>
  </w:comment>
  <w:comment w:id="16" w:author="Zaharatos, Julie (CDC/NCCDPHP/DRH)" w:date="2025-05-28T15:14:00Z" w:initials="JZ">
    <w:p w14:paraId="543EAB8D" w14:textId="77777777" w:rsidR="00817590" w:rsidRDefault="00817590" w:rsidP="00817590">
      <w:pPr>
        <w:pStyle w:val="CommentText"/>
      </w:pPr>
      <w:r>
        <w:rPr>
          <w:rStyle w:val="CommentReference"/>
        </w:rPr>
        <w:annotationRef/>
      </w:r>
      <w:r>
        <w:t>Same comment as above ^^^</w:t>
      </w:r>
    </w:p>
  </w:comment>
  <w:comment w:id="17" w:author="Zaharatos, Julie (CDC/NCCDPHP/DRH)" w:date="2025-05-28T15:15:00Z" w:initials="JZ">
    <w:p w14:paraId="659782A4" w14:textId="77777777" w:rsidR="000A5D47" w:rsidRDefault="000A5D47" w:rsidP="000A5D47">
      <w:pPr>
        <w:pStyle w:val="CommentText"/>
      </w:pPr>
      <w:r>
        <w:rPr>
          <w:rStyle w:val="CommentReference"/>
        </w:rPr>
        <w:annotationRef/>
      </w:r>
      <w:r>
        <w:t>Should this be a bracketed prompt, i.e. “[interviewee relationship to decedent, i.e., her mom / her husband]”?</w:t>
      </w:r>
    </w:p>
  </w:comment>
  <w:comment w:id="18" w:author="Zaharatos, Julie (CDC/NCCDPHP/DRH)" w:date="2025-05-28T15:15:00Z" w:initials="JZ">
    <w:p w14:paraId="7FBA2642" w14:textId="77777777" w:rsidR="00F44608" w:rsidRDefault="00F44608" w:rsidP="00F44608">
      <w:pPr>
        <w:pStyle w:val="CommentText"/>
      </w:pPr>
      <w:r>
        <w:rPr>
          <w:rStyle w:val="CommentReference"/>
        </w:rPr>
        <w:annotationRef/>
      </w:r>
      <w:r>
        <w:t>Should this be a bracketed prompt, i.e. “[interviewee relationship to decedent, i.e., her mom / her husband]”?</w:t>
      </w:r>
    </w:p>
  </w:comment>
  <w:comment w:id="19" w:author="Katrina A Nardini" w:date="2025-11-25T09:14:00Z" w:initials="KAN">
    <w:p w14:paraId="3636F68B" w14:textId="1E03A0C5" w:rsidR="000E34E4" w:rsidRDefault="000E34E4">
      <w:pPr>
        <w:pStyle w:val="CommentText"/>
      </w:pPr>
      <w:r>
        <w:rPr>
          <w:rStyle w:val="CommentReference"/>
        </w:rPr>
        <w:annotationRef/>
      </w:r>
      <w:r>
        <w:t>Not sure if we should say “per the interviewee”?</w:t>
      </w:r>
    </w:p>
  </w:comment>
  <w:comment w:id="21" w:author="Katrina Nardini" w:date="2025-03-25T14:57:00Z" w:initials="KN">
    <w:p w14:paraId="66AF89E5" w14:textId="25F14556" w:rsidR="3C42E9C1" w:rsidRDefault="3C42E9C1">
      <w:r>
        <w:t>Odd that it starts sentence with CPS and then ends with incarceration. I would change this up.</w:t>
      </w:r>
      <w:r>
        <w:annotationRef/>
      </w:r>
    </w:p>
  </w:comment>
  <w:comment w:id="22" w:author="LeJeune Johnson" w:date="2025-04-05T16:25:00Z" w:initials="LJ">
    <w:p w14:paraId="6A91D1D1" w14:textId="01085AD5" w:rsidR="00C37134" w:rsidRDefault="00C37134">
      <w:r>
        <w:annotationRef/>
      </w:r>
      <w:r w:rsidRPr="7C6C5620">
        <w:t xml:space="preserve">Revised. </w:t>
      </w:r>
    </w:p>
  </w:comment>
  <w:comment w:id="24" w:author="Deborah Burch" w:date="2025-05-15T11:48:00Z" w:initials="DB">
    <w:p w14:paraId="1783760B" w14:textId="77777777" w:rsidR="004D39F3" w:rsidRDefault="00C37134" w:rsidP="004D39F3">
      <w:pPr>
        <w:pStyle w:val="CommentText"/>
      </w:pPr>
      <w:r>
        <w:annotationRef/>
      </w:r>
      <w:r w:rsidR="004D39F3">
        <w:t>We actually don't go into such detail regarding the relationship with the partner in the Informant Interview Conversation Guide.  Is this something to consider adding in the future?  I added in parentheses “as applicable” to address that they may not have all of this details.</w:t>
      </w:r>
    </w:p>
  </w:comment>
  <w:comment w:id="25" w:author="Katrina Nardini" w:date="2025-05-22T09:49:00Z" w:initials="KN">
    <w:p w14:paraId="10826A21" w14:textId="0C714216" w:rsidR="00C37134" w:rsidRDefault="00C37134">
      <w:r>
        <w:annotationRef/>
      </w:r>
      <w:r w:rsidRPr="2CC58501">
        <w:t>And what if partner is the one being interviewed?</w:t>
      </w:r>
    </w:p>
  </w:comment>
  <w:comment w:id="23" w:author="LeJeune Johnson" w:date="2025-12-12T12:31:00Z" w:initials="LJ">
    <w:p w14:paraId="6B04DFEC" w14:textId="77777777" w:rsidR="002E58CB" w:rsidRDefault="002E58CB" w:rsidP="002E58CB">
      <w:r>
        <w:rPr>
          <w:rStyle w:val="CommentReference"/>
        </w:rPr>
        <w:annotationRef/>
      </w:r>
      <w:r>
        <w:rPr>
          <w:sz w:val="20"/>
          <w:szCs w:val="20"/>
          <w:highlight w:val="black"/>
        </w:rPr>
        <w:t>Relationship With Partner</w:t>
      </w:r>
      <w:r>
        <w:rPr>
          <w:sz w:val="20"/>
          <w:szCs w:val="20"/>
        </w:rPr>
        <w:br/>
      </w:r>
      <w:r>
        <w:rPr>
          <w:sz w:val="20"/>
          <w:szCs w:val="20"/>
          <w:highlight w:val="black"/>
        </w:rPr>
        <w:t xml:space="preserve">The descriptive narrative under “Relationship with Partner” seems to have been revised to reflect the perspective of the partner being interviewed. I’m a little concerned that this may unintentionally signal to informant interviewers that they can only complete this section when the partner is the interviewee. In my experience, and in conversations with other jurisdictions conducting interviews, family participants are more often women (mother, sister, aunt, grandmother) or another relative, rather than the partner. Noting saying we don’t interview partners… just at a lower rate than other next of kin.  Because of this, I think it may be more useful to focus on the interviewee’s observations of the decedent’s relationship with her partner, regardless of who is being interviewed. My suggestion would be to add a prompt to adjust the framing of the questions when the spouse/partner is the interviewee in this segment. My suggestion is to revert to prior format, with prompt noted above. </w:t>
      </w:r>
    </w:p>
  </w:comment>
  <w:comment w:id="26" w:author="Katrina A Nardini" w:date="2025-10-28T14:29:00Z" w:initials="KAN">
    <w:p w14:paraId="0BCB7924" w14:textId="40AFE7B9" w:rsidR="00AE4C28" w:rsidRDefault="00AE4C28">
      <w:pPr>
        <w:pStyle w:val="CommentText"/>
      </w:pPr>
      <w:r>
        <w:rPr>
          <w:rStyle w:val="CommentReference"/>
        </w:rPr>
        <w:annotationRef/>
      </w:r>
      <w:r>
        <w:t>Are we not trying to minimize this wording/language?</w:t>
      </w:r>
    </w:p>
  </w:comment>
  <w:comment w:id="27" w:author="Burch, Deborah (CDC/NCCDPHP/DRH)" w:date="2025-10-28T18:32:00Z" w:initials="DB">
    <w:p w14:paraId="65A13D82" w14:textId="77777777" w:rsidR="00641A13" w:rsidRDefault="00641A13" w:rsidP="00641A13">
      <w:pPr>
        <w:pStyle w:val="CommentText"/>
      </w:pPr>
      <w:r>
        <w:rPr>
          <w:rStyle w:val="CommentReference"/>
        </w:rPr>
        <w:annotationRef/>
      </w:r>
      <w:r>
        <w:t>Yes- I added the statement regarding the descriptors.</w:t>
      </w:r>
    </w:p>
  </w:comment>
  <w:comment w:id="28" w:author="Zaharatos, Julie (CDC/NCCDPHP/DRH)" w:date="2025-05-28T15:20:00Z" w:initials="JZ">
    <w:p w14:paraId="54A5839B" w14:textId="14C82B9F" w:rsidR="00490178" w:rsidRDefault="00490178" w:rsidP="00490178">
      <w:pPr>
        <w:pStyle w:val="CommentText"/>
      </w:pPr>
      <w:r>
        <w:rPr>
          <w:rStyle w:val="CommentReference"/>
        </w:rPr>
        <w:annotationRef/>
      </w:r>
      <w:r>
        <w:t>Same comment as above ^^^</w:t>
      </w:r>
    </w:p>
  </w:comment>
  <w:comment w:id="29" w:author="LeJeune Johnson" w:date="2025-12-12T12:32:00Z" w:initials="LJ">
    <w:p w14:paraId="6AF919AA" w14:textId="77777777" w:rsidR="002E58CB" w:rsidRDefault="002E58CB" w:rsidP="002E58CB">
      <w:r>
        <w:rPr>
          <w:rStyle w:val="CommentReference"/>
        </w:rPr>
        <w:annotationRef/>
      </w:r>
      <w:r>
        <w:rPr>
          <w:sz w:val="20"/>
          <w:szCs w:val="20"/>
          <w:highlight w:val="black"/>
        </w:rPr>
        <w:t xml:space="preserve">Events Leading to Labor &amp; Delivery: </w:t>
      </w:r>
      <w:r>
        <w:rPr>
          <w:sz w:val="20"/>
          <w:szCs w:val="20"/>
        </w:rPr>
        <w:br/>
      </w:r>
      <w:r>
        <w:rPr>
          <w:sz w:val="20"/>
          <w:szCs w:val="20"/>
          <w:highlight w:val="black"/>
        </w:rPr>
        <w:t>I saw the comment about adding other events, such as CPS removal of children. I typically document that history under “Legal,” which we referenced.  However,  I agree it could also be included in the Labor &amp; Delivery section if applicable . In practice, I would plan to reference it in both areas when necessary. I think this is just a judgement call on how the interviewer types up the summary. Some may not want to be redundant, discussing 2x. </w:t>
      </w:r>
    </w:p>
  </w:comment>
  <w:comment w:id="30" w:author="Katrina A Nardini" w:date="2025-10-28T14:31:00Z" w:initials="KAN">
    <w:p w14:paraId="64E97E06" w14:textId="7167E67F" w:rsidR="00AE4C28" w:rsidRDefault="00AE4C28">
      <w:pPr>
        <w:pStyle w:val="CommentText"/>
      </w:pPr>
      <w:r>
        <w:rPr>
          <w:rStyle w:val="CommentReference"/>
        </w:rPr>
        <w:annotationRef/>
      </w:r>
      <w:r>
        <w:t>Are we only interested in health events? What about other events, like removal of child from custody or other such “events”?</w:t>
      </w:r>
    </w:p>
  </w:comment>
  <w:comment w:id="31" w:author="Burch, Deborah (CDC/NCCDPHP/DRH)" w:date="2025-10-28T18:30:00Z" w:initials="DB">
    <w:p w14:paraId="786E03ED" w14:textId="77777777" w:rsidR="00641A13" w:rsidRDefault="00641A13" w:rsidP="00641A13">
      <w:pPr>
        <w:pStyle w:val="CommentText"/>
      </w:pPr>
      <w:r>
        <w:rPr>
          <w:rStyle w:val="CommentReference"/>
        </w:rPr>
        <w:annotationRef/>
      </w:r>
      <w:r>
        <w:t>Good point.  We could consider saying “health issues or other events”?</w:t>
      </w:r>
    </w:p>
  </w:comment>
  <w:comment w:id="32" w:author="Zaharatos, Julie (CDC/NCCDPHP/DRH)" w:date="2025-05-28T15:22:00Z" w:initials="JZ">
    <w:p w14:paraId="4B685D32" w14:textId="4B7229E4" w:rsidR="003D6359" w:rsidRDefault="003D6359" w:rsidP="003D6359">
      <w:pPr>
        <w:pStyle w:val="CommentText"/>
      </w:pPr>
      <w:r>
        <w:rPr>
          <w:rStyle w:val="CommentReference"/>
        </w:rPr>
        <w:annotationRef/>
      </w:r>
      <w:r>
        <w:t>Same comment as above ^^^</w:t>
      </w:r>
    </w:p>
  </w:comment>
  <w:comment w:id="33" w:author="Zaharatos, Julie (CDC/NCCDPHP/DRH)" w:date="2025-05-28T15:22:00Z" w:initials="JZ">
    <w:p w14:paraId="49E30128" w14:textId="77777777" w:rsidR="00A31594" w:rsidRDefault="00A31594" w:rsidP="00A31594">
      <w:pPr>
        <w:pStyle w:val="CommentText"/>
      </w:pPr>
      <w:r>
        <w:rPr>
          <w:rStyle w:val="CommentReference"/>
        </w:rPr>
        <w:annotationRef/>
      </w:r>
      <w:r>
        <w:t>[s/he]</w:t>
      </w:r>
    </w:p>
  </w:comment>
  <w:comment w:id="34" w:author="Zaharatos, Julie (CDC/NCCDPHP/DRH)" w:date="2025-05-28T15:24:00Z" w:initials="JZ">
    <w:p w14:paraId="5CBEE527" w14:textId="77777777" w:rsidR="00A31594" w:rsidRDefault="00A31594" w:rsidP="00A31594">
      <w:pPr>
        <w:pStyle w:val="CommentText"/>
      </w:pPr>
      <w:r>
        <w:rPr>
          <w:rStyle w:val="CommentReference"/>
        </w:rPr>
        <w:annotationRef/>
      </w:r>
      <w:r>
        <w:t>Should this be a bracketed prompt, i.e. “[interviewee relationship to decedent, i.e., her mom / her husband]”?</w:t>
      </w:r>
    </w:p>
  </w:comment>
  <w:comment w:id="35" w:author="Katrina A Nardini" w:date="2025-11-25T09:19:00Z" w:initials="KAN">
    <w:p w14:paraId="09B95D7A" w14:textId="77777777" w:rsidR="00AC5CC0" w:rsidRDefault="00AC5CC0">
      <w:pPr>
        <w:pStyle w:val="CommentText"/>
      </w:pPr>
      <w:r>
        <w:rPr>
          <w:rStyle w:val="CommentReference"/>
        </w:rPr>
        <w:annotationRef/>
      </w:r>
      <w:r>
        <w:t>Should we say perceived/did not perceive?</w:t>
      </w:r>
    </w:p>
    <w:p w14:paraId="4B8DF5F9" w14:textId="6A68086B" w:rsidR="00AC5CC0" w:rsidRDefault="00AC5CC0">
      <w:pPr>
        <w:pStyle w:val="CommentText"/>
      </w:pPr>
      <w:r>
        <w:t>We’ve had interviews where they thought care was appropriate, and really was not related to the death.</w:t>
      </w:r>
    </w:p>
  </w:comment>
  <w:comment w:id="37" w:author="Zaharatos, Julie (CDC/NCCDPHP/DRH)" w:date="2025-05-29T14:13:00Z" w:initials="JZ">
    <w:p w14:paraId="26481F82" w14:textId="77777777" w:rsidR="00160901" w:rsidRDefault="00160901" w:rsidP="00160901">
      <w:pPr>
        <w:pStyle w:val="CommentText"/>
      </w:pPr>
      <w:r>
        <w:rPr>
          <w:rStyle w:val="CommentReference"/>
        </w:rPr>
        <w:annotationRef/>
      </w:r>
      <w:r>
        <w:rPr>
          <w:color w:val="333333"/>
          <w:highlight w:val="white"/>
        </w:rPr>
        <w:t>Added this sentence; thinking through how to best go about the intent here.</w:t>
      </w:r>
      <w:r>
        <w:t xml:space="preserve"> </w:t>
      </w:r>
    </w:p>
  </w:comment>
  <w:comment w:id="36" w:author="LeJeune Johnson" w:date="2025-12-12T12:33:00Z" w:initials="LJ">
    <w:p w14:paraId="7D24434E" w14:textId="77777777" w:rsidR="002E58CB" w:rsidRDefault="002E58CB" w:rsidP="002E58CB">
      <w:r>
        <w:rPr>
          <w:rStyle w:val="CommentReference"/>
        </w:rPr>
        <w:annotationRef/>
      </w:r>
      <w:r>
        <w:rPr>
          <w:sz w:val="20"/>
          <w:szCs w:val="20"/>
          <w:highlight w:val="black"/>
        </w:rPr>
        <w:t>Perspectives on Preventability</w:t>
      </w:r>
      <w:r>
        <w:rPr>
          <w:sz w:val="20"/>
          <w:szCs w:val="20"/>
        </w:rPr>
        <w:br/>
      </w:r>
      <w:r>
        <w:rPr>
          <w:sz w:val="20"/>
          <w:szCs w:val="20"/>
          <w:highlight w:val="black"/>
        </w:rPr>
        <w:t>I’m not sure why the informant interviewer would consult the contributing factor descriptions on the MMRIA Committee Decisions Form during this segment of the interview. Is the intent to use this tool to provide examples to the family? I’m trying to better understand the context for referencing it here. From my perspective, consulting the MMRIA Committee Decisions Form feels more like a Committee function that occurs during the Case Review Meeting rather than an interviewer task.</w:t>
      </w:r>
    </w:p>
  </w:comment>
  <w:comment w:id="38" w:author="Katrina A Nardini" w:date="2025-11-25T09:20:00Z" w:initials="KAN">
    <w:p w14:paraId="3417E8AF" w14:textId="25637334" w:rsidR="00AC5CC0" w:rsidRDefault="00AC5CC0">
      <w:pPr>
        <w:pStyle w:val="CommentText"/>
      </w:pPr>
      <w:r>
        <w:rPr>
          <w:rStyle w:val="CommentReference"/>
        </w:rPr>
        <w:annotationRef/>
      </w:r>
      <w:r>
        <w:t>Is this it’s own section “Interviewer Notes” or is it like the “Notes” at the end of other sections? Just want formatting to be the same, and also to make sure it is clear. Or use the same purple heading if needed.</w:t>
      </w:r>
    </w:p>
  </w:comment>
  <w:comment w:id="39" w:author="Burch, Deborah (CDC/NCCDPHP/DRH)" w:date="2025-11-26T11:04:00Z" w:initials="DB">
    <w:p w14:paraId="65ED2051" w14:textId="77777777" w:rsidR="00382804" w:rsidRDefault="00382804" w:rsidP="00382804">
      <w:pPr>
        <w:pStyle w:val="CommentText"/>
      </w:pPr>
      <w:r>
        <w:rPr>
          <w:rStyle w:val="CommentReference"/>
        </w:rPr>
        <w:annotationRef/>
      </w:r>
      <w:r>
        <w:t>This is referring to any additional information/perceptions from the interviewer so not the same as Reviewers Notes.  This whole template will be in the section for Reviewers Notes.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99835B" w15:done="1"/>
  <w15:commentEx w15:paraId="4FF1C51C" w15:paraIdParent="4899835B" w15:done="1"/>
  <w15:commentEx w15:paraId="0B066C5A" w15:done="1"/>
  <w15:commentEx w15:paraId="31FBFE99" w15:done="1"/>
  <w15:commentEx w15:paraId="2913DC08" w15:done="1"/>
  <w15:commentEx w15:paraId="07305BE0" w15:paraIdParent="2913DC08" w15:done="1"/>
  <w15:commentEx w15:paraId="5067BBAE" w15:done="1"/>
  <w15:commentEx w15:paraId="74D83C69" w15:paraIdParent="5067BBAE" w15:done="1"/>
  <w15:commentEx w15:paraId="5666ACE9" w15:paraIdParent="5067BBAE" w15:done="1"/>
  <w15:commentEx w15:paraId="5136C5B5" w15:done="1"/>
  <w15:commentEx w15:paraId="0A279648" w15:done="1"/>
  <w15:commentEx w15:paraId="02116EF3" w15:done="1"/>
  <w15:commentEx w15:paraId="45E26C77" w15:done="1"/>
  <w15:commentEx w15:paraId="67D8707C" w15:paraIdParent="45E26C77" w15:done="1"/>
  <w15:commentEx w15:paraId="543EAB8D" w15:done="1"/>
  <w15:commentEx w15:paraId="659782A4" w15:done="1"/>
  <w15:commentEx w15:paraId="7FBA2642" w15:done="1"/>
  <w15:commentEx w15:paraId="3636F68B" w15:done="1"/>
  <w15:commentEx w15:paraId="66AF89E5" w15:done="1"/>
  <w15:commentEx w15:paraId="6A91D1D1" w15:paraIdParent="66AF89E5" w15:done="1"/>
  <w15:commentEx w15:paraId="1783760B" w15:done="1"/>
  <w15:commentEx w15:paraId="10826A21" w15:paraIdParent="1783760B" w15:done="1"/>
  <w15:commentEx w15:paraId="6B04DFEC" w15:done="0"/>
  <w15:commentEx w15:paraId="0BCB7924" w15:done="1"/>
  <w15:commentEx w15:paraId="65A13D82" w15:paraIdParent="0BCB7924" w15:done="1"/>
  <w15:commentEx w15:paraId="54A5839B" w15:done="1"/>
  <w15:commentEx w15:paraId="6AF919AA" w15:done="1"/>
  <w15:commentEx w15:paraId="64E97E06" w15:done="1"/>
  <w15:commentEx w15:paraId="786E03ED" w15:paraIdParent="64E97E06" w15:done="1"/>
  <w15:commentEx w15:paraId="4B685D32" w15:done="1"/>
  <w15:commentEx w15:paraId="49E30128" w15:done="1"/>
  <w15:commentEx w15:paraId="5CBEE527" w15:done="1"/>
  <w15:commentEx w15:paraId="4B8DF5F9" w15:done="1"/>
  <w15:commentEx w15:paraId="26481F82" w15:done="1"/>
  <w15:commentEx w15:paraId="7D24434E" w15:done="0"/>
  <w15:commentEx w15:paraId="3417E8AF" w15:done="1"/>
  <w15:commentEx w15:paraId="65ED2051" w15:paraIdParent="3417E8A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38AF0D" w16cex:dateUtc="2025-05-22T15:35:00Z"/>
  <w16cex:commentExtensible w16cex:durableId="1CF31AF0" w16cex:dateUtc="2025-05-22T15:36:00Z"/>
  <w16cex:commentExtensible w16cex:durableId="0F326A8C" w16cex:dateUtc="2025-05-22T15:37:00Z"/>
  <w16cex:commentExtensible w16cex:durableId="2C39750D" w16cex:dateUtc="2025-05-22T15:38:00Z"/>
  <w16cex:commentExtensible w16cex:durableId="265199D7" w16cex:dateUtc="2025-12-08T20:43:00Z"/>
  <w16cex:commentExtensible w16cex:durableId="7BA3D0EF" w16cex:dateUtc="2025-12-09T22:06:00Z"/>
  <w16cex:commentExtensible w16cex:durableId="132419E8" w16cex:dateUtc="2025-04-07T17:45:00Z"/>
  <w16cex:commentExtensible w16cex:durableId="5B00ECE3" w16cex:dateUtc="2025-04-08T12:08:00Z"/>
  <w16cex:commentExtensible w16cex:durableId="4894814B" w16cex:dateUtc="2025-05-15T15:27:00Z"/>
  <w16cex:commentExtensible w16cex:durableId="34BE54C4" w16cex:dateUtc="2025-05-28T19:10:00Z"/>
  <w16cex:commentExtensible w16cex:durableId="63AD6C6F" w16cex:dateUtc="2025-05-28T19:10:00Z"/>
  <w16cex:commentExtensible w16cex:durableId="56C1F188" w16cex:dateUtc="2025-05-28T19:13:00Z"/>
  <w16cex:commentExtensible w16cex:durableId="301693AB" w16cex:dateUtc="2025-05-22T15:40:00Z"/>
  <w16cex:commentExtensible w16cex:durableId="1BDC9B41" w16cex:dateUtc="2025-05-22T15:44:00Z"/>
  <w16cex:commentExtensible w16cex:durableId="6B0651FC" w16cex:dateUtc="2025-05-28T19:14:00Z"/>
  <w16cex:commentExtensible w16cex:durableId="10C6FEB3" w16cex:dateUtc="2025-05-28T19:15:00Z"/>
  <w16cex:commentExtensible w16cex:durableId="23211D44" w16cex:dateUtc="2025-05-28T19:15:00Z"/>
  <w16cex:commentExtensible w16cex:durableId="2CCFF207" w16cex:dateUtc="2025-11-25T16:14:00Z"/>
  <w16cex:commentExtensible w16cex:durableId="33905535" w16cex:dateUtc="2025-03-25T20:57:00Z"/>
  <w16cex:commentExtensible w16cex:durableId="06E8BC2F" w16cex:dateUtc="2025-04-05T21:25:00Z"/>
  <w16cex:commentExtensible w16cex:durableId="3E75B513" w16cex:dateUtc="2025-05-15T15:48:00Z"/>
  <w16cex:commentExtensible w16cex:durableId="3CE25D60" w16cex:dateUtc="2025-05-22T15:49:00Z"/>
  <w16cex:commentExtensible w16cex:durableId="6785CC2A" w16cex:dateUtc="2025-12-12T18:31:00Z"/>
  <w16cex:commentExtensible w16cex:durableId="2CAB51D8" w16cex:dateUtc="2025-10-28T20:29:00Z"/>
  <w16cex:commentExtensible w16cex:durableId="678436F8" w16cex:dateUtc="2025-10-28T22:32:00Z"/>
  <w16cex:commentExtensible w16cex:durableId="45D380A3" w16cex:dateUtc="2025-05-28T19:20:00Z"/>
  <w16cex:commentExtensible w16cex:durableId="506CC4F0" w16cex:dateUtc="2025-12-12T18:32:00Z"/>
  <w16cex:commentExtensible w16cex:durableId="2CAB523B" w16cex:dateUtc="2025-10-28T20:31:00Z"/>
  <w16cex:commentExtensible w16cex:durableId="4D9AAC53" w16cex:dateUtc="2025-10-28T22:30:00Z"/>
  <w16cex:commentExtensible w16cex:durableId="0AF7CBB2" w16cex:dateUtc="2025-05-28T19:22:00Z"/>
  <w16cex:commentExtensible w16cex:durableId="0EF13DF5" w16cex:dateUtc="2025-05-28T19:22:00Z"/>
  <w16cex:commentExtensible w16cex:durableId="4B314F97" w16cex:dateUtc="2025-05-28T19:24:00Z"/>
  <w16cex:commentExtensible w16cex:durableId="2CCFF31F" w16cex:dateUtc="2025-11-25T16:19:00Z"/>
  <w16cex:commentExtensible w16cex:durableId="4E377C83" w16cex:dateUtc="2025-05-29T18:13:00Z"/>
  <w16cex:commentExtensible w16cex:durableId="4CD14A13" w16cex:dateUtc="2025-12-12T18:33:00Z"/>
  <w16cex:commentExtensible w16cex:durableId="2CCFF355" w16cex:dateUtc="2025-11-25T16:20:00Z"/>
  <w16cex:commentExtensible w16cex:durableId="6D01E5B5" w16cex:dateUtc="2025-11-26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99835B" w16cid:durableId="6038AF0D"/>
  <w16cid:commentId w16cid:paraId="4FF1C51C" w16cid:durableId="1CF31AF0"/>
  <w16cid:commentId w16cid:paraId="0B066C5A" w16cid:durableId="0F326A8C"/>
  <w16cid:commentId w16cid:paraId="31FBFE99" w16cid:durableId="2C39750D"/>
  <w16cid:commentId w16cid:paraId="2913DC08" w16cid:durableId="265199D7"/>
  <w16cid:commentId w16cid:paraId="07305BE0" w16cid:durableId="7BA3D0EF"/>
  <w16cid:commentId w16cid:paraId="5067BBAE" w16cid:durableId="132419E8"/>
  <w16cid:commentId w16cid:paraId="74D83C69" w16cid:durableId="5B00ECE3"/>
  <w16cid:commentId w16cid:paraId="5666ACE9" w16cid:durableId="4894814B"/>
  <w16cid:commentId w16cid:paraId="5136C5B5" w16cid:durableId="34BE54C4"/>
  <w16cid:commentId w16cid:paraId="0A279648" w16cid:durableId="63AD6C6F"/>
  <w16cid:commentId w16cid:paraId="02116EF3" w16cid:durableId="56C1F188"/>
  <w16cid:commentId w16cid:paraId="45E26C77" w16cid:durableId="301693AB"/>
  <w16cid:commentId w16cid:paraId="67D8707C" w16cid:durableId="1BDC9B41"/>
  <w16cid:commentId w16cid:paraId="543EAB8D" w16cid:durableId="6B0651FC"/>
  <w16cid:commentId w16cid:paraId="659782A4" w16cid:durableId="10C6FEB3"/>
  <w16cid:commentId w16cid:paraId="7FBA2642" w16cid:durableId="23211D44"/>
  <w16cid:commentId w16cid:paraId="3636F68B" w16cid:durableId="2CCFF207"/>
  <w16cid:commentId w16cid:paraId="66AF89E5" w16cid:durableId="33905535"/>
  <w16cid:commentId w16cid:paraId="6A91D1D1" w16cid:durableId="06E8BC2F"/>
  <w16cid:commentId w16cid:paraId="1783760B" w16cid:durableId="3E75B513"/>
  <w16cid:commentId w16cid:paraId="10826A21" w16cid:durableId="3CE25D60"/>
  <w16cid:commentId w16cid:paraId="6B04DFEC" w16cid:durableId="6785CC2A"/>
  <w16cid:commentId w16cid:paraId="0BCB7924" w16cid:durableId="2CAB51D8"/>
  <w16cid:commentId w16cid:paraId="65A13D82" w16cid:durableId="678436F8"/>
  <w16cid:commentId w16cid:paraId="54A5839B" w16cid:durableId="45D380A3"/>
  <w16cid:commentId w16cid:paraId="6AF919AA" w16cid:durableId="506CC4F0"/>
  <w16cid:commentId w16cid:paraId="64E97E06" w16cid:durableId="2CAB523B"/>
  <w16cid:commentId w16cid:paraId="786E03ED" w16cid:durableId="4D9AAC53"/>
  <w16cid:commentId w16cid:paraId="4B685D32" w16cid:durableId="0AF7CBB2"/>
  <w16cid:commentId w16cid:paraId="49E30128" w16cid:durableId="0EF13DF5"/>
  <w16cid:commentId w16cid:paraId="5CBEE527" w16cid:durableId="4B314F97"/>
  <w16cid:commentId w16cid:paraId="4B8DF5F9" w16cid:durableId="2CCFF31F"/>
  <w16cid:commentId w16cid:paraId="26481F82" w16cid:durableId="4E377C83"/>
  <w16cid:commentId w16cid:paraId="7D24434E" w16cid:durableId="4CD14A13"/>
  <w16cid:commentId w16cid:paraId="3417E8AF" w16cid:durableId="2CCFF355"/>
  <w16cid:commentId w16cid:paraId="65ED2051" w16cid:durableId="6D01E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F826E" w14:textId="77777777" w:rsidR="00B54EA4" w:rsidRDefault="00B54EA4">
      <w:r>
        <w:separator/>
      </w:r>
    </w:p>
  </w:endnote>
  <w:endnote w:type="continuationSeparator" w:id="0">
    <w:p w14:paraId="59F851A2" w14:textId="77777777" w:rsidR="00B54EA4" w:rsidRDefault="00B54EA4">
      <w:r>
        <w:continuationSeparator/>
      </w:r>
    </w:p>
  </w:endnote>
  <w:endnote w:type="continuationNotice" w:id="1">
    <w:p w14:paraId="639E14A6" w14:textId="77777777" w:rsidR="00B54EA4" w:rsidRDefault="00B54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SansPro-Semibold">
    <w:altName w:val="Cambria"/>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ourceSansPro-Light">
    <w:altName w:val="Cambria"/>
    <w:charset w:val="00"/>
    <w:family w:val="roman"/>
    <w:pitch w:val="variable"/>
  </w:font>
  <w:font w:name="Source Sans Pro">
    <w:altName w:val="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490653"/>
      <w:docPartObj>
        <w:docPartGallery w:val="Page Numbers (Bottom of Page)"/>
        <w:docPartUnique/>
      </w:docPartObj>
    </w:sdtPr>
    <w:sdtContent>
      <w:p w14:paraId="07DFB947" w14:textId="4937D611" w:rsidR="00F93B3A" w:rsidRDefault="00F93B3A" w:rsidP="00791A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2920E5" w14:textId="77777777" w:rsidR="00F93B3A" w:rsidRDefault="00F93B3A" w:rsidP="00F93B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2E2A" w14:textId="17F9D875" w:rsidR="00105EDD" w:rsidRDefault="007E2B9E" w:rsidP="00F93B3A">
    <w:pPr>
      <w:pStyle w:val="HeaderFooter"/>
      <w:tabs>
        <w:tab w:val="clear" w:pos="9020"/>
        <w:tab w:val="center" w:pos="4680"/>
        <w:tab w:val="right" w:pos="9360"/>
      </w:tabs>
      <w:ind w:right="360"/>
    </w:pPr>
    <w:r>
      <w:t>12/23/25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F95E" w14:textId="77777777" w:rsidR="00B54EA4" w:rsidRDefault="00B54EA4">
      <w:r>
        <w:separator/>
      </w:r>
    </w:p>
  </w:footnote>
  <w:footnote w:type="continuationSeparator" w:id="0">
    <w:p w14:paraId="0360B75D" w14:textId="77777777" w:rsidR="00B54EA4" w:rsidRDefault="00B54EA4">
      <w:r>
        <w:continuationSeparator/>
      </w:r>
    </w:p>
  </w:footnote>
  <w:footnote w:type="continuationNotice" w:id="1">
    <w:p w14:paraId="7CC1DBE0" w14:textId="77777777" w:rsidR="00B54EA4" w:rsidRDefault="00B54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D1EC" w14:textId="1B80A2F6" w:rsidR="00BC7ADD" w:rsidRPr="00BC7ADD" w:rsidRDefault="5DAE5642" w:rsidP="00BC7ADD">
    <w:pPr>
      <w:pStyle w:val="Header"/>
      <w:jc w:val="center"/>
      <w:rPr>
        <w:rFonts w:ascii="Calibri" w:hAnsi="Calibri" w:cs="Calibri"/>
        <w:b/>
        <w:bCs/>
        <w:sz w:val="28"/>
        <w:szCs w:val="28"/>
      </w:rPr>
    </w:pPr>
    <w:r w:rsidRPr="5DAE5642">
      <w:rPr>
        <w:rFonts w:ascii="Calibri" w:hAnsi="Calibri" w:cs="Calibri"/>
        <w:b/>
        <w:bCs/>
        <w:sz w:val="28"/>
        <w:szCs w:val="28"/>
      </w:rPr>
      <w:t>Interview Summary Template</w:t>
    </w:r>
  </w:p>
  <w:p w14:paraId="2086FE27" w14:textId="77777777" w:rsidR="00BC7ADD" w:rsidRDefault="00BC7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607"/>
    <w:multiLevelType w:val="multilevel"/>
    <w:tmpl w:val="ECFE75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B4C25A7"/>
    <w:multiLevelType w:val="multilevel"/>
    <w:tmpl w:val="752EF82A"/>
    <w:lvl w:ilvl="0">
      <w:start w:val="14"/>
      <w:numFmt w:val="decimal"/>
      <w:lvlText w:val="%1."/>
      <w:lvlJc w:val="left"/>
      <w:pPr>
        <w:ind w:left="720" w:hanging="360"/>
      </w:pPr>
      <w:rPr>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2" w15:restartNumberingAfterBreak="0">
    <w:nsid w:val="0BB268FA"/>
    <w:multiLevelType w:val="multilevel"/>
    <w:tmpl w:val="2AF0B09C"/>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3"/>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3" w15:restartNumberingAfterBreak="0">
    <w:nsid w:val="0DEB2F09"/>
    <w:multiLevelType w:val="multilevel"/>
    <w:tmpl w:val="2EB08502"/>
    <w:lvl w:ilvl="0">
      <w:start w:val="14"/>
      <w:numFmt w:val="decimal"/>
      <w:lvlText w:val="%1."/>
      <w:lvlJc w:val="left"/>
      <w:pPr>
        <w:ind w:left="720" w:hanging="360"/>
      </w:pPr>
      <w:rPr>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4" w15:restartNumberingAfterBreak="0">
    <w:nsid w:val="0F6D69AB"/>
    <w:multiLevelType w:val="multilevel"/>
    <w:tmpl w:val="22F68B0C"/>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5" w15:restartNumberingAfterBreak="0">
    <w:nsid w:val="129A4AA6"/>
    <w:multiLevelType w:val="hybridMultilevel"/>
    <w:tmpl w:val="EC80A4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820CA"/>
    <w:multiLevelType w:val="multilevel"/>
    <w:tmpl w:val="54A237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7A1B19"/>
    <w:multiLevelType w:val="hybridMultilevel"/>
    <w:tmpl w:val="5A980E72"/>
    <w:lvl w:ilvl="0" w:tplc="D43829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F1DF9"/>
    <w:multiLevelType w:val="multilevel"/>
    <w:tmpl w:val="FD6E06AC"/>
    <w:lvl w:ilvl="0">
      <w:start w:val="1"/>
      <w:numFmt w:val="lowerLetter"/>
      <w:lvlText w:val="%1."/>
      <w:lvlJc w:val="left"/>
      <w:pPr>
        <w:ind w:left="1180" w:hanging="360"/>
      </w:pPr>
    </w:lvl>
    <w:lvl w:ilvl="1">
      <w:start w:val="1"/>
      <w:numFmt w:val="lowerLetter"/>
      <w:lvlText w:val="%2."/>
      <w:lvlJc w:val="left"/>
      <w:pPr>
        <w:ind w:left="1900" w:hanging="360"/>
      </w:pPr>
      <w:rPr>
        <w:b/>
      </w:r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9" w15:restartNumberingAfterBreak="0">
    <w:nsid w:val="30A0245D"/>
    <w:multiLevelType w:val="hybridMultilevel"/>
    <w:tmpl w:val="98243E0E"/>
    <w:lvl w:ilvl="0" w:tplc="62000BAA">
      <w:start w:val="14"/>
      <w:numFmt w:val="decimal"/>
      <w:lvlText w:val="%1."/>
      <w:lvlJc w:val="left"/>
      <w:pPr>
        <w:ind w:left="720" w:hanging="360"/>
      </w:pPr>
      <w:rPr>
        <w:rFonts w:hint="default"/>
        <w:b/>
        <w:bCs/>
        <w:w w:val="100"/>
        <w:sz w:val="24"/>
        <w:szCs w:val="24"/>
        <w:lang w:val="en-US" w:eastAsia="en-US" w:bidi="ar-SA"/>
      </w:rPr>
    </w:lvl>
    <w:lvl w:ilvl="1" w:tplc="04090019">
      <w:start w:val="1"/>
      <w:numFmt w:val="lowerLetter"/>
      <w:lvlText w:val="%2."/>
      <w:lvlJc w:val="left"/>
      <w:pPr>
        <w:ind w:left="1180" w:hanging="360"/>
      </w:pPr>
      <w:rPr>
        <w:rFonts w:hint="default"/>
        <w:b/>
        <w:bCs/>
        <w:w w:val="100"/>
        <w:sz w:val="24"/>
        <w:szCs w:val="24"/>
        <w:lang w:val="en-US" w:eastAsia="en-US" w:bidi="ar-SA"/>
      </w:rPr>
    </w:lvl>
    <w:lvl w:ilvl="2" w:tplc="9CE212C6">
      <w:numFmt w:val="bullet"/>
      <w:lvlText w:val="•"/>
      <w:lvlJc w:val="left"/>
      <w:pPr>
        <w:ind w:left="1180" w:hanging="360"/>
      </w:pPr>
      <w:rPr>
        <w:rFonts w:hint="default"/>
        <w:lang w:val="en-US" w:eastAsia="en-US" w:bidi="ar-SA"/>
      </w:rPr>
    </w:lvl>
    <w:lvl w:ilvl="3" w:tplc="9AF2E014">
      <w:numFmt w:val="bullet"/>
      <w:lvlText w:val="•"/>
      <w:lvlJc w:val="left"/>
      <w:pPr>
        <w:ind w:left="1560" w:hanging="360"/>
      </w:pPr>
      <w:rPr>
        <w:rFonts w:hint="default"/>
        <w:lang w:val="en-US" w:eastAsia="en-US" w:bidi="ar-SA"/>
      </w:rPr>
    </w:lvl>
    <w:lvl w:ilvl="4" w:tplc="E40066BC">
      <w:numFmt w:val="bullet"/>
      <w:lvlText w:val="•"/>
      <w:lvlJc w:val="left"/>
      <w:pPr>
        <w:ind w:left="3014" w:hanging="360"/>
      </w:pPr>
      <w:rPr>
        <w:rFonts w:hint="default"/>
        <w:lang w:val="en-US" w:eastAsia="en-US" w:bidi="ar-SA"/>
      </w:rPr>
    </w:lvl>
    <w:lvl w:ilvl="5" w:tplc="AACA711E">
      <w:numFmt w:val="bullet"/>
      <w:lvlText w:val="•"/>
      <w:lvlJc w:val="left"/>
      <w:pPr>
        <w:ind w:left="4468" w:hanging="360"/>
      </w:pPr>
      <w:rPr>
        <w:rFonts w:hint="default"/>
        <w:lang w:val="en-US" w:eastAsia="en-US" w:bidi="ar-SA"/>
      </w:rPr>
    </w:lvl>
    <w:lvl w:ilvl="6" w:tplc="2A822F76">
      <w:numFmt w:val="bullet"/>
      <w:lvlText w:val="•"/>
      <w:lvlJc w:val="left"/>
      <w:pPr>
        <w:ind w:left="5922" w:hanging="360"/>
      </w:pPr>
      <w:rPr>
        <w:rFonts w:hint="default"/>
        <w:lang w:val="en-US" w:eastAsia="en-US" w:bidi="ar-SA"/>
      </w:rPr>
    </w:lvl>
    <w:lvl w:ilvl="7" w:tplc="146A7860">
      <w:numFmt w:val="bullet"/>
      <w:lvlText w:val="•"/>
      <w:lvlJc w:val="left"/>
      <w:pPr>
        <w:ind w:left="7377" w:hanging="360"/>
      </w:pPr>
      <w:rPr>
        <w:rFonts w:hint="default"/>
        <w:lang w:val="en-US" w:eastAsia="en-US" w:bidi="ar-SA"/>
      </w:rPr>
    </w:lvl>
    <w:lvl w:ilvl="8" w:tplc="88602DCE">
      <w:numFmt w:val="bullet"/>
      <w:lvlText w:val="•"/>
      <w:lvlJc w:val="left"/>
      <w:pPr>
        <w:ind w:left="8831" w:hanging="360"/>
      </w:pPr>
      <w:rPr>
        <w:rFonts w:hint="default"/>
        <w:lang w:val="en-US" w:eastAsia="en-US" w:bidi="ar-SA"/>
      </w:rPr>
    </w:lvl>
  </w:abstractNum>
  <w:abstractNum w:abstractNumId="10" w15:restartNumberingAfterBreak="0">
    <w:nsid w:val="39E7100B"/>
    <w:multiLevelType w:val="multilevel"/>
    <w:tmpl w:val="386E3A42"/>
    <w:lvl w:ilvl="0">
      <w:start w:val="14"/>
      <w:numFmt w:val="decimal"/>
      <w:lvlText w:val="%1."/>
      <w:lvlJc w:val="left"/>
      <w:pPr>
        <w:ind w:left="720" w:hanging="360"/>
      </w:pPr>
      <w:rPr>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1" w15:restartNumberingAfterBreak="0">
    <w:nsid w:val="3A674A7D"/>
    <w:multiLevelType w:val="multilevel"/>
    <w:tmpl w:val="D36EBE66"/>
    <w:lvl w:ilvl="0">
      <w:start w:val="1"/>
      <w:numFmt w:val="lowerLetter"/>
      <w:lvlText w:val="%1."/>
      <w:lvlJc w:val="left"/>
      <w:pPr>
        <w:ind w:left="720" w:hanging="360"/>
      </w:pPr>
    </w:lvl>
    <w:lvl w:ilvl="1">
      <w:start w:val="1"/>
      <w:numFmt w:val="lowerLetter"/>
      <w:lvlText w:val="%2."/>
      <w:lvlJc w:val="left"/>
      <w:pPr>
        <w:ind w:left="99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2D7CCD"/>
    <w:multiLevelType w:val="multilevel"/>
    <w:tmpl w:val="B96043D2"/>
    <w:lvl w:ilvl="0">
      <w:start w:val="14"/>
      <w:numFmt w:val="decimal"/>
      <w:lvlText w:val="%1."/>
      <w:lvlJc w:val="left"/>
      <w:pPr>
        <w:ind w:left="360" w:hanging="360"/>
      </w:pPr>
      <w:rPr>
        <w:b/>
        <w:sz w:val="24"/>
        <w:szCs w:val="24"/>
      </w:rPr>
    </w:lvl>
    <w:lvl w:ilvl="1">
      <w:start w:val="1"/>
      <w:numFmt w:val="lowerLetter"/>
      <w:lvlText w:val="%2."/>
      <w:lvlJc w:val="left"/>
      <w:pPr>
        <w:ind w:left="820" w:hanging="360"/>
      </w:pPr>
      <w:rPr>
        <w:rFonts w:ascii="Aptos Light" w:eastAsia="SourceSansPro-Semibold" w:hAnsi="Aptos Light" w:cs="SourceSansPro-Semibold"/>
        <w:b/>
        <w:sz w:val="24"/>
        <w:szCs w:val="24"/>
      </w:rPr>
    </w:lvl>
    <w:lvl w:ilvl="2">
      <w:numFmt w:val="bullet"/>
      <w:lvlText w:val="•"/>
      <w:lvlJc w:val="left"/>
      <w:pPr>
        <w:ind w:left="820" w:hanging="360"/>
      </w:pPr>
    </w:lvl>
    <w:lvl w:ilvl="3">
      <w:numFmt w:val="bullet"/>
      <w:lvlText w:val="•"/>
      <w:lvlJc w:val="left"/>
      <w:pPr>
        <w:ind w:left="1200" w:hanging="360"/>
      </w:pPr>
    </w:lvl>
    <w:lvl w:ilvl="4">
      <w:numFmt w:val="bullet"/>
      <w:lvlText w:val="•"/>
      <w:lvlJc w:val="left"/>
      <w:pPr>
        <w:ind w:left="2654" w:hanging="360"/>
      </w:pPr>
    </w:lvl>
    <w:lvl w:ilvl="5">
      <w:numFmt w:val="bullet"/>
      <w:lvlText w:val="•"/>
      <w:lvlJc w:val="left"/>
      <w:pPr>
        <w:ind w:left="4108" w:hanging="360"/>
      </w:pPr>
    </w:lvl>
    <w:lvl w:ilvl="6">
      <w:numFmt w:val="bullet"/>
      <w:lvlText w:val="•"/>
      <w:lvlJc w:val="left"/>
      <w:pPr>
        <w:ind w:left="5562" w:hanging="360"/>
      </w:pPr>
    </w:lvl>
    <w:lvl w:ilvl="7">
      <w:numFmt w:val="bullet"/>
      <w:lvlText w:val="•"/>
      <w:lvlJc w:val="left"/>
      <w:pPr>
        <w:ind w:left="7017" w:hanging="360"/>
      </w:pPr>
    </w:lvl>
    <w:lvl w:ilvl="8">
      <w:numFmt w:val="bullet"/>
      <w:lvlText w:val="•"/>
      <w:lvlJc w:val="left"/>
      <w:pPr>
        <w:ind w:left="8471" w:hanging="360"/>
      </w:pPr>
    </w:lvl>
  </w:abstractNum>
  <w:abstractNum w:abstractNumId="13" w15:restartNumberingAfterBreak="0">
    <w:nsid w:val="3CC64A31"/>
    <w:multiLevelType w:val="hybridMultilevel"/>
    <w:tmpl w:val="0D4436B4"/>
    <w:lvl w:ilvl="0" w:tplc="4F62BF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3D74E2"/>
    <w:multiLevelType w:val="hybridMultilevel"/>
    <w:tmpl w:val="8656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92FAF"/>
    <w:multiLevelType w:val="multilevel"/>
    <w:tmpl w:val="F0BE4D9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56580F"/>
    <w:multiLevelType w:val="multilevel"/>
    <w:tmpl w:val="00DC4212"/>
    <w:lvl w:ilvl="0">
      <w:start w:val="1"/>
      <w:numFmt w:val="lowerLetter"/>
      <w:lvlText w:val="%1."/>
      <w:lvlJc w:val="left"/>
      <w:pPr>
        <w:ind w:left="1180" w:hanging="360"/>
      </w:pPr>
    </w:lvl>
    <w:lvl w:ilvl="1">
      <w:start w:val="1"/>
      <w:numFmt w:val="lowerLetter"/>
      <w:lvlText w:val="%2."/>
      <w:lvlJc w:val="left"/>
      <w:pPr>
        <w:ind w:left="1440" w:hanging="360"/>
      </w:pPr>
      <w:rPr>
        <w:b/>
      </w:r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17" w15:restartNumberingAfterBreak="0">
    <w:nsid w:val="53BA512D"/>
    <w:multiLevelType w:val="multilevel"/>
    <w:tmpl w:val="F72AB56A"/>
    <w:lvl w:ilvl="0">
      <w:start w:val="14"/>
      <w:numFmt w:val="decimal"/>
      <w:lvlText w:val="%1."/>
      <w:lvlJc w:val="left"/>
      <w:pPr>
        <w:ind w:left="720" w:hanging="360"/>
      </w:pPr>
      <w:rPr>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8" w15:restartNumberingAfterBreak="0">
    <w:nsid w:val="55475A4A"/>
    <w:multiLevelType w:val="multilevel"/>
    <w:tmpl w:val="FE580F72"/>
    <w:lvl w:ilvl="0">
      <w:start w:val="14"/>
      <w:numFmt w:val="decimal"/>
      <w:lvlText w:val="%1."/>
      <w:lvlJc w:val="left"/>
      <w:pPr>
        <w:ind w:left="720" w:hanging="360"/>
      </w:pPr>
      <w:rPr>
        <w:b/>
        <w:sz w:val="24"/>
        <w:szCs w:val="24"/>
      </w:rPr>
    </w:lvl>
    <w:lvl w:ilvl="1">
      <w:start w:val="3"/>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9" w15:restartNumberingAfterBreak="0">
    <w:nsid w:val="57A52CC8"/>
    <w:multiLevelType w:val="hybridMultilevel"/>
    <w:tmpl w:val="2CD2F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01EB2"/>
    <w:multiLevelType w:val="multilevel"/>
    <w:tmpl w:val="8DE054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BB25FC5"/>
    <w:multiLevelType w:val="multilevel"/>
    <w:tmpl w:val="9904A882"/>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22" w15:restartNumberingAfterBreak="0">
    <w:nsid w:val="6BCE7C39"/>
    <w:multiLevelType w:val="hybridMultilevel"/>
    <w:tmpl w:val="1B9CB61C"/>
    <w:lvl w:ilvl="0" w:tplc="E4E26A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6B4976"/>
    <w:multiLevelType w:val="hybridMultilevel"/>
    <w:tmpl w:val="193EADC8"/>
    <w:lvl w:ilvl="0" w:tplc="9C40DA74">
      <w:start w:val="4"/>
      <w:numFmt w:val="bullet"/>
      <w:lvlText w:val="-"/>
      <w:lvlJc w:val="left"/>
      <w:pPr>
        <w:ind w:left="720" w:hanging="360"/>
      </w:pPr>
      <w:rPr>
        <w:rFonts w:ascii="Calibri" w:eastAsia="Cambr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0370E7"/>
    <w:multiLevelType w:val="multilevel"/>
    <w:tmpl w:val="3D5409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76E32B1A"/>
    <w:multiLevelType w:val="hybridMultilevel"/>
    <w:tmpl w:val="6A7A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BB7320"/>
    <w:multiLevelType w:val="multilevel"/>
    <w:tmpl w:val="BA108502"/>
    <w:lvl w:ilvl="0">
      <w:start w:val="2"/>
      <w:numFmt w:val="lowerLetter"/>
      <w:lvlText w:val="%1."/>
      <w:lvlJc w:val="left"/>
      <w:pPr>
        <w:ind w:left="118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724BD9"/>
    <w:multiLevelType w:val="hybridMultilevel"/>
    <w:tmpl w:val="A9467B5A"/>
    <w:lvl w:ilvl="0" w:tplc="B224B68C">
      <w:start w:val="4"/>
      <w:numFmt w:val="bullet"/>
      <w:lvlText w:val="-"/>
      <w:lvlJc w:val="left"/>
      <w:pPr>
        <w:ind w:left="720" w:hanging="360"/>
      </w:pPr>
      <w:rPr>
        <w:rFonts w:ascii="Calibri" w:eastAsia="Cambr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9764E6"/>
    <w:multiLevelType w:val="multilevel"/>
    <w:tmpl w:val="31CA595C"/>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6539720">
    <w:abstractNumId w:val="5"/>
  </w:num>
  <w:num w:numId="2" w16cid:durableId="264076899">
    <w:abstractNumId w:val="23"/>
  </w:num>
  <w:num w:numId="3" w16cid:durableId="2097169244">
    <w:abstractNumId w:val="27"/>
  </w:num>
  <w:num w:numId="4" w16cid:durableId="431127976">
    <w:abstractNumId w:val="9"/>
  </w:num>
  <w:num w:numId="5" w16cid:durableId="1176841072">
    <w:abstractNumId w:val="13"/>
  </w:num>
  <w:num w:numId="6" w16cid:durableId="708726883">
    <w:abstractNumId w:val="7"/>
  </w:num>
  <w:num w:numId="7" w16cid:durableId="813528609">
    <w:abstractNumId w:val="22"/>
  </w:num>
  <w:num w:numId="8" w16cid:durableId="1523204012">
    <w:abstractNumId w:val="25"/>
  </w:num>
  <w:num w:numId="9" w16cid:durableId="125707586">
    <w:abstractNumId w:val="14"/>
  </w:num>
  <w:num w:numId="10" w16cid:durableId="1744060002">
    <w:abstractNumId w:val="4"/>
  </w:num>
  <w:num w:numId="11" w16cid:durableId="771359225">
    <w:abstractNumId w:val="21"/>
  </w:num>
  <w:num w:numId="12" w16cid:durableId="549270065">
    <w:abstractNumId w:val="2"/>
  </w:num>
  <w:num w:numId="13" w16cid:durableId="2088652274">
    <w:abstractNumId w:val="11"/>
  </w:num>
  <w:num w:numId="14" w16cid:durableId="769007632">
    <w:abstractNumId w:val="1"/>
  </w:num>
  <w:num w:numId="15" w16cid:durableId="138151295">
    <w:abstractNumId w:val="18"/>
  </w:num>
  <w:num w:numId="16" w16cid:durableId="1551263182">
    <w:abstractNumId w:val="0"/>
  </w:num>
  <w:num w:numId="17" w16cid:durableId="1176379652">
    <w:abstractNumId w:val="10"/>
  </w:num>
  <w:num w:numId="18" w16cid:durableId="1239442205">
    <w:abstractNumId w:val="26"/>
  </w:num>
  <w:num w:numId="19" w16cid:durableId="2073579848">
    <w:abstractNumId w:val="3"/>
  </w:num>
  <w:num w:numId="20" w16cid:durableId="165242996">
    <w:abstractNumId w:val="15"/>
  </w:num>
  <w:num w:numId="21" w16cid:durableId="44454998">
    <w:abstractNumId w:val="17"/>
  </w:num>
  <w:num w:numId="22" w16cid:durableId="1215047358">
    <w:abstractNumId w:val="28"/>
  </w:num>
  <w:num w:numId="23" w16cid:durableId="901715842">
    <w:abstractNumId w:val="6"/>
  </w:num>
  <w:num w:numId="24" w16cid:durableId="556279722">
    <w:abstractNumId w:val="12"/>
  </w:num>
  <w:num w:numId="25" w16cid:durableId="1159081492">
    <w:abstractNumId w:val="24"/>
  </w:num>
  <w:num w:numId="26" w16cid:durableId="2105495464">
    <w:abstractNumId w:val="20"/>
  </w:num>
  <w:num w:numId="27" w16cid:durableId="733553290">
    <w:abstractNumId w:val="16"/>
  </w:num>
  <w:num w:numId="28" w16cid:durableId="131025383">
    <w:abstractNumId w:val="8"/>
  </w:num>
  <w:num w:numId="29" w16cid:durableId="167052491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ch, Deborah (CDC/NCCDPHP/DRH)">
    <w15:presenceInfo w15:providerId="AD" w15:userId="S::qsu4@cdc.gov::bec3ca83-b527-4f14-ae36-0d1f17874426"/>
  </w15:person>
  <w15:person w15:author="Zaharatos, Julie (CDC/NCCDPHP/DRH)">
    <w15:presenceInfo w15:providerId="AD" w15:userId="S::lyx0@cdc.gov::15bdd41f-2b46-459c-b458-eea52c9712dd"/>
  </w15:person>
  <w15:person w15:author="LeJeune Johnson">
    <w15:presenceInfo w15:providerId="AD" w15:userId="S::lejeunejohnson@therapyplusllc.com::9beea1f2-ebe7-432c-8e43-2cdea157504c"/>
  </w15:person>
  <w15:person w15:author="Katrina A Nardini">
    <w15:presenceInfo w15:providerId="AD" w15:userId="S::KNardini@health.unm.edu::c04e79cb-1267-439d-8990-94853fb6c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DD"/>
    <w:rsid w:val="00033A2B"/>
    <w:rsid w:val="00034B16"/>
    <w:rsid w:val="00034B57"/>
    <w:rsid w:val="000406C1"/>
    <w:rsid w:val="00040C9E"/>
    <w:rsid w:val="00051AD9"/>
    <w:rsid w:val="00073A2F"/>
    <w:rsid w:val="00075B99"/>
    <w:rsid w:val="000813D6"/>
    <w:rsid w:val="00083EE3"/>
    <w:rsid w:val="0009538D"/>
    <w:rsid w:val="000A5D47"/>
    <w:rsid w:val="000A6E37"/>
    <w:rsid w:val="000E2F4D"/>
    <w:rsid w:val="000E34E4"/>
    <w:rsid w:val="000E56E5"/>
    <w:rsid w:val="00105EDD"/>
    <w:rsid w:val="001314DD"/>
    <w:rsid w:val="001343A2"/>
    <w:rsid w:val="00137CD3"/>
    <w:rsid w:val="001408E0"/>
    <w:rsid w:val="00156138"/>
    <w:rsid w:val="0015759D"/>
    <w:rsid w:val="00160901"/>
    <w:rsid w:val="00166164"/>
    <w:rsid w:val="00172031"/>
    <w:rsid w:val="00172DB5"/>
    <w:rsid w:val="00175C60"/>
    <w:rsid w:val="00181142"/>
    <w:rsid w:val="00187A92"/>
    <w:rsid w:val="00187B2C"/>
    <w:rsid w:val="001913B4"/>
    <w:rsid w:val="001A2090"/>
    <w:rsid w:val="001A330D"/>
    <w:rsid w:val="001F4FF3"/>
    <w:rsid w:val="002073A3"/>
    <w:rsid w:val="00210116"/>
    <w:rsid w:val="0021018D"/>
    <w:rsid w:val="00230C5C"/>
    <w:rsid w:val="00233B72"/>
    <w:rsid w:val="00247E45"/>
    <w:rsid w:val="002A4720"/>
    <w:rsid w:val="002B41F1"/>
    <w:rsid w:val="002C3C19"/>
    <w:rsid w:val="002C648E"/>
    <w:rsid w:val="002D0023"/>
    <w:rsid w:val="002D0852"/>
    <w:rsid w:val="002D1CC1"/>
    <w:rsid w:val="002E0B8F"/>
    <w:rsid w:val="002E0BAE"/>
    <w:rsid w:val="002E2E4E"/>
    <w:rsid w:val="002E58CB"/>
    <w:rsid w:val="002F3B8B"/>
    <w:rsid w:val="0035037F"/>
    <w:rsid w:val="00351D36"/>
    <w:rsid w:val="003558E7"/>
    <w:rsid w:val="003708C2"/>
    <w:rsid w:val="00382804"/>
    <w:rsid w:val="00382C37"/>
    <w:rsid w:val="003927D3"/>
    <w:rsid w:val="003A0AFA"/>
    <w:rsid w:val="003A3281"/>
    <w:rsid w:val="003B2209"/>
    <w:rsid w:val="003D36C9"/>
    <w:rsid w:val="003D6359"/>
    <w:rsid w:val="003F40A7"/>
    <w:rsid w:val="00406B3F"/>
    <w:rsid w:val="0040752F"/>
    <w:rsid w:val="00422C59"/>
    <w:rsid w:val="0042578B"/>
    <w:rsid w:val="00431556"/>
    <w:rsid w:val="004326A7"/>
    <w:rsid w:val="00434D5E"/>
    <w:rsid w:val="004358D4"/>
    <w:rsid w:val="0043787C"/>
    <w:rsid w:val="004614C3"/>
    <w:rsid w:val="00466149"/>
    <w:rsid w:val="0046635D"/>
    <w:rsid w:val="00490178"/>
    <w:rsid w:val="0049393D"/>
    <w:rsid w:val="004A7968"/>
    <w:rsid w:val="004B2DEA"/>
    <w:rsid w:val="004B3170"/>
    <w:rsid w:val="004D39F3"/>
    <w:rsid w:val="005016A4"/>
    <w:rsid w:val="00517F9B"/>
    <w:rsid w:val="005218DE"/>
    <w:rsid w:val="00527F01"/>
    <w:rsid w:val="005367DC"/>
    <w:rsid w:val="00542FBB"/>
    <w:rsid w:val="00547E42"/>
    <w:rsid w:val="00560ACF"/>
    <w:rsid w:val="00567CD7"/>
    <w:rsid w:val="00573D96"/>
    <w:rsid w:val="00575FBE"/>
    <w:rsid w:val="00582257"/>
    <w:rsid w:val="00587B7D"/>
    <w:rsid w:val="005A0A85"/>
    <w:rsid w:val="005C63EC"/>
    <w:rsid w:val="005D5249"/>
    <w:rsid w:val="005E097F"/>
    <w:rsid w:val="0060199F"/>
    <w:rsid w:val="00604372"/>
    <w:rsid w:val="00607BE3"/>
    <w:rsid w:val="00624B90"/>
    <w:rsid w:val="00626124"/>
    <w:rsid w:val="006276A3"/>
    <w:rsid w:val="006340F2"/>
    <w:rsid w:val="00640034"/>
    <w:rsid w:val="00641A13"/>
    <w:rsid w:val="006613B8"/>
    <w:rsid w:val="00663639"/>
    <w:rsid w:val="00664199"/>
    <w:rsid w:val="00673CFE"/>
    <w:rsid w:val="00682966"/>
    <w:rsid w:val="006852D5"/>
    <w:rsid w:val="00692B14"/>
    <w:rsid w:val="0069681A"/>
    <w:rsid w:val="006D1FF4"/>
    <w:rsid w:val="006E2495"/>
    <w:rsid w:val="006E364B"/>
    <w:rsid w:val="006F0F1B"/>
    <w:rsid w:val="006F74CB"/>
    <w:rsid w:val="00703957"/>
    <w:rsid w:val="00716C27"/>
    <w:rsid w:val="0072003E"/>
    <w:rsid w:val="007430B9"/>
    <w:rsid w:val="00745D84"/>
    <w:rsid w:val="007849F1"/>
    <w:rsid w:val="00786965"/>
    <w:rsid w:val="007878D7"/>
    <w:rsid w:val="00791AC8"/>
    <w:rsid w:val="007926C8"/>
    <w:rsid w:val="007B3729"/>
    <w:rsid w:val="007B69A4"/>
    <w:rsid w:val="007C2D96"/>
    <w:rsid w:val="007C4574"/>
    <w:rsid w:val="007C6DCF"/>
    <w:rsid w:val="007C7407"/>
    <w:rsid w:val="007D2668"/>
    <w:rsid w:val="007E2B9E"/>
    <w:rsid w:val="007E79C2"/>
    <w:rsid w:val="007F6E9A"/>
    <w:rsid w:val="00802F9D"/>
    <w:rsid w:val="008048D6"/>
    <w:rsid w:val="00812DBE"/>
    <w:rsid w:val="008151B9"/>
    <w:rsid w:val="00817590"/>
    <w:rsid w:val="0083637F"/>
    <w:rsid w:val="00880BF1"/>
    <w:rsid w:val="008912F5"/>
    <w:rsid w:val="008966A1"/>
    <w:rsid w:val="008A10AD"/>
    <w:rsid w:val="008B5134"/>
    <w:rsid w:val="008C31E7"/>
    <w:rsid w:val="008C636C"/>
    <w:rsid w:val="008D1098"/>
    <w:rsid w:val="008F31F4"/>
    <w:rsid w:val="0090118A"/>
    <w:rsid w:val="0092778B"/>
    <w:rsid w:val="00932666"/>
    <w:rsid w:val="00934F4F"/>
    <w:rsid w:val="0094150B"/>
    <w:rsid w:val="0094519D"/>
    <w:rsid w:val="00955F1F"/>
    <w:rsid w:val="00972385"/>
    <w:rsid w:val="009742E2"/>
    <w:rsid w:val="00974AFC"/>
    <w:rsid w:val="009769ED"/>
    <w:rsid w:val="009832EB"/>
    <w:rsid w:val="00984A8F"/>
    <w:rsid w:val="00987913"/>
    <w:rsid w:val="00990EB4"/>
    <w:rsid w:val="009A1FE3"/>
    <w:rsid w:val="009D57E5"/>
    <w:rsid w:val="009D5C2A"/>
    <w:rsid w:val="009E700E"/>
    <w:rsid w:val="009F45E0"/>
    <w:rsid w:val="00A119E4"/>
    <w:rsid w:val="00A22B2E"/>
    <w:rsid w:val="00A31594"/>
    <w:rsid w:val="00A47390"/>
    <w:rsid w:val="00A574A2"/>
    <w:rsid w:val="00A71096"/>
    <w:rsid w:val="00A73844"/>
    <w:rsid w:val="00A905B0"/>
    <w:rsid w:val="00A937A8"/>
    <w:rsid w:val="00AB4BE0"/>
    <w:rsid w:val="00AC0469"/>
    <w:rsid w:val="00AC5CC0"/>
    <w:rsid w:val="00AE4C28"/>
    <w:rsid w:val="00AE4DCF"/>
    <w:rsid w:val="00AF11E1"/>
    <w:rsid w:val="00AF6E49"/>
    <w:rsid w:val="00B0023E"/>
    <w:rsid w:val="00B03533"/>
    <w:rsid w:val="00B105A9"/>
    <w:rsid w:val="00B10BD0"/>
    <w:rsid w:val="00B21AD3"/>
    <w:rsid w:val="00B226F2"/>
    <w:rsid w:val="00B30F8E"/>
    <w:rsid w:val="00B37772"/>
    <w:rsid w:val="00B4106F"/>
    <w:rsid w:val="00B54EA4"/>
    <w:rsid w:val="00B65FEC"/>
    <w:rsid w:val="00B7686D"/>
    <w:rsid w:val="00B768B8"/>
    <w:rsid w:val="00B81DAE"/>
    <w:rsid w:val="00B97118"/>
    <w:rsid w:val="00BA35A6"/>
    <w:rsid w:val="00BB2A70"/>
    <w:rsid w:val="00BB54F5"/>
    <w:rsid w:val="00BC7ADD"/>
    <w:rsid w:val="00BD72FE"/>
    <w:rsid w:val="00BF1CCD"/>
    <w:rsid w:val="00C058AC"/>
    <w:rsid w:val="00C11875"/>
    <w:rsid w:val="00C130FA"/>
    <w:rsid w:val="00C318DE"/>
    <w:rsid w:val="00C37134"/>
    <w:rsid w:val="00C64895"/>
    <w:rsid w:val="00C73166"/>
    <w:rsid w:val="00C90E0D"/>
    <w:rsid w:val="00C91B75"/>
    <w:rsid w:val="00C9606E"/>
    <w:rsid w:val="00C96076"/>
    <w:rsid w:val="00CB63C3"/>
    <w:rsid w:val="00CC558F"/>
    <w:rsid w:val="00CC5A34"/>
    <w:rsid w:val="00CD0F7F"/>
    <w:rsid w:val="00CD6033"/>
    <w:rsid w:val="00CE05CA"/>
    <w:rsid w:val="00D00E6A"/>
    <w:rsid w:val="00D0383B"/>
    <w:rsid w:val="00D0656E"/>
    <w:rsid w:val="00D16E81"/>
    <w:rsid w:val="00D20B7C"/>
    <w:rsid w:val="00D34D90"/>
    <w:rsid w:val="00D51851"/>
    <w:rsid w:val="00D53190"/>
    <w:rsid w:val="00D54584"/>
    <w:rsid w:val="00D63DB1"/>
    <w:rsid w:val="00D84253"/>
    <w:rsid w:val="00DA257E"/>
    <w:rsid w:val="00DA3332"/>
    <w:rsid w:val="00DB0F3E"/>
    <w:rsid w:val="00DB4832"/>
    <w:rsid w:val="00DD3950"/>
    <w:rsid w:val="00DD3F37"/>
    <w:rsid w:val="00DE5C62"/>
    <w:rsid w:val="00DF4DF5"/>
    <w:rsid w:val="00DF64F5"/>
    <w:rsid w:val="00E11B59"/>
    <w:rsid w:val="00E16C5F"/>
    <w:rsid w:val="00E251E4"/>
    <w:rsid w:val="00E37C5D"/>
    <w:rsid w:val="00E4695D"/>
    <w:rsid w:val="00E53930"/>
    <w:rsid w:val="00E5594D"/>
    <w:rsid w:val="00E57011"/>
    <w:rsid w:val="00E6381E"/>
    <w:rsid w:val="00E83980"/>
    <w:rsid w:val="00E9571D"/>
    <w:rsid w:val="00EA4AE8"/>
    <w:rsid w:val="00EA4D2E"/>
    <w:rsid w:val="00EC2BBF"/>
    <w:rsid w:val="00ED52CF"/>
    <w:rsid w:val="00EF5C5B"/>
    <w:rsid w:val="00EF66E7"/>
    <w:rsid w:val="00F15E73"/>
    <w:rsid w:val="00F2427B"/>
    <w:rsid w:val="00F27348"/>
    <w:rsid w:val="00F44608"/>
    <w:rsid w:val="00F65021"/>
    <w:rsid w:val="00F7595E"/>
    <w:rsid w:val="00F848DD"/>
    <w:rsid w:val="00F86125"/>
    <w:rsid w:val="00F93B3A"/>
    <w:rsid w:val="00F97C68"/>
    <w:rsid w:val="00FA34B6"/>
    <w:rsid w:val="00FA3F63"/>
    <w:rsid w:val="00FC3D58"/>
    <w:rsid w:val="00FD1280"/>
    <w:rsid w:val="00FE002D"/>
    <w:rsid w:val="00FE1D84"/>
    <w:rsid w:val="00FF152B"/>
    <w:rsid w:val="00FF72E5"/>
    <w:rsid w:val="00FF7BCD"/>
    <w:rsid w:val="0493425F"/>
    <w:rsid w:val="04CA8B34"/>
    <w:rsid w:val="082405C3"/>
    <w:rsid w:val="0C597DE4"/>
    <w:rsid w:val="0E4F50B5"/>
    <w:rsid w:val="123D478C"/>
    <w:rsid w:val="190E7F60"/>
    <w:rsid w:val="1AB9A3B0"/>
    <w:rsid w:val="2119B86C"/>
    <w:rsid w:val="2330952E"/>
    <w:rsid w:val="249E0C95"/>
    <w:rsid w:val="2E74CDDA"/>
    <w:rsid w:val="2F0C0A22"/>
    <w:rsid w:val="39C97521"/>
    <w:rsid w:val="3C42E9C1"/>
    <w:rsid w:val="3E1EEC27"/>
    <w:rsid w:val="463DF3C8"/>
    <w:rsid w:val="4F172EEB"/>
    <w:rsid w:val="52507DD1"/>
    <w:rsid w:val="56699060"/>
    <w:rsid w:val="59BDB810"/>
    <w:rsid w:val="5A83E37D"/>
    <w:rsid w:val="5DAE5642"/>
    <w:rsid w:val="5EE79BC9"/>
    <w:rsid w:val="649CA83E"/>
    <w:rsid w:val="654A03CA"/>
    <w:rsid w:val="65B9BBAA"/>
    <w:rsid w:val="67D55C02"/>
    <w:rsid w:val="698EC441"/>
    <w:rsid w:val="6A9AA71B"/>
    <w:rsid w:val="6C82A45C"/>
    <w:rsid w:val="6E3C9664"/>
    <w:rsid w:val="79876358"/>
    <w:rsid w:val="7ACC9368"/>
    <w:rsid w:val="7AFC0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6418"/>
  <w15:docId w15:val="{B8534F3B-B363-49C1-BF2E-04FB208C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1">
    <w:name w:val="heading 1"/>
    <w:basedOn w:val="Normal"/>
    <w:next w:val="Normal"/>
    <w:link w:val="Heading1Char"/>
    <w:uiPriority w:val="9"/>
    <w:qFormat/>
    <w:rsid w:val="00040C9E"/>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basedOn w:val="Normal"/>
    <w:link w:val="Heading2Char"/>
    <w:uiPriority w:val="9"/>
    <w:unhideWhenUsed/>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820" w:hanging="360"/>
      <w:outlineLvl w:val="1"/>
    </w:pPr>
    <w:rPr>
      <w:rFonts w:ascii="SourceSansPro-Semibold" w:eastAsia="SourceSansPro-Semibold" w:hAnsi="SourceSansPro-Semibold" w:cs="SourceSansPro-Semibold"/>
      <w:b/>
      <w:bCs/>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Arial Unicode MS" w:cs="Arial Unicode MS"/>
      <w:color w:val="000000"/>
      <w:sz w:val="22"/>
      <w:szCs w:val="22"/>
    </w:rPr>
  </w:style>
  <w:style w:type="paragraph" w:customStyle="1" w:styleId="TableStyle2">
    <w:name w:val="Table Style 2"/>
    <w:rPr>
      <w:rFonts w:ascii="Helvetica" w:hAnsi="Arial Unicode MS" w:cs="Arial Unicode MS"/>
      <w:color w:val="000000"/>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styleId="ListParagraph">
    <w:name w:val="List Paragraph"/>
    <w:basedOn w:val="Normal"/>
    <w:uiPriority w:val="34"/>
    <w:qFormat/>
    <w:rsid w:val="006340F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EastAsia" w:hAnsiTheme="minorHAnsi" w:cstheme="minorBidi"/>
      <w:bdr w:val="none" w:sz="0" w:space="0" w:color="auto"/>
    </w:rPr>
  </w:style>
  <w:style w:type="paragraph" w:styleId="Header">
    <w:name w:val="header"/>
    <w:basedOn w:val="Normal"/>
    <w:link w:val="HeaderChar"/>
    <w:uiPriority w:val="99"/>
    <w:unhideWhenUsed/>
    <w:rsid w:val="00F848DD"/>
    <w:pPr>
      <w:tabs>
        <w:tab w:val="center" w:pos="4680"/>
        <w:tab w:val="right" w:pos="9360"/>
      </w:tabs>
    </w:pPr>
  </w:style>
  <w:style w:type="character" w:customStyle="1" w:styleId="HeaderChar">
    <w:name w:val="Header Char"/>
    <w:basedOn w:val="DefaultParagraphFont"/>
    <w:link w:val="Header"/>
    <w:uiPriority w:val="99"/>
    <w:rsid w:val="00F848DD"/>
    <w:rPr>
      <w:sz w:val="24"/>
      <w:szCs w:val="24"/>
    </w:rPr>
  </w:style>
  <w:style w:type="paragraph" w:styleId="Footer">
    <w:name w:val="footer"/>
    <w:basedOn w:val="Normal"/>
    <w:link w:val="FooterChar"/>
    <w:uiPriority w:val="99"/>
    <w:unhideWhenUsed/>
    <w:rsid w:val="00F848DD"/>
    <w:pPr>
      <w:tabs>
        <w:tab w:val="center" w:pos="4680"/>
        <w:tab w:val="right" w:pos="9360"/>
      </w:tabs>
    </w:pPr>
  </w:style>
  <w:style w:type="character" w:customStyle="1" w:styleId="FooterChar">
    <w:name w:val="Footer Char"/>
    <w:basedOn w:val="DefaultParagraphFont"/>
    <w:link w:val="Footer"/>
    <w:uiPriority w:val="99"/>
    <w:rsid w:val="00F848DD"/>
    <w:rPr>
      <w:sz w:val="24"/>
      <w:szCs w:val="24"/>
    </w:rPr>
  </w:style>
  <w:style w:type="paragraph" w:styleId="BalloonText">
    <w:name w:val="Balloon Text"/>
    <w:basedOn w:val="Normal"/>
    <w:link w:val="BalloonTextChar"/>
    <w:uiPriority w:val="99"/>
    <w:semiHidden/>
    <w:unhideWhenUsed/>
    <w:rsid w:val="00CD0F7F"/>
    <w:rPr>
      <w:sz w:val="18"/>
      <w:szCs w:val="18"/>
    </w:rPr>
  </w:style>
  <w:style w:type="character" w:customStyle="1" w:styleId="BalloonTextChar">
    <w:name w:val="Balloon Text Char"/>
    <w:basedOn w:val="DefaultParagraphFont"/>
    <w:link w:val="BalloonText"/>
    <w:uiPriority w:val="99"/>
    <w:semiHidden/>
    <w:rsid w:val="00CD0F7F"/>
    <w:rPr>
      <w:sz w:val="18"/>
      <w:szCs w:val="18"/>
    </w:rPr>
  </w:style>
  <w:style w:type="character" w:customStyle="1" w:styleId="Heading2Char">
    <w:name w:val="Heading 2 Char"/>
    <w:basedOn w:val="DefaultParagraphFont"/>
    <w:link w:val="Heading2"/>
    <w:uiPriority w:val="9"/>
    <w:rsid w:val="002E2E4E"/>
    <w:rPr>
      <w:rFonts w:ascii="SourceSansPro-Semibold" w:eastAsia="SourceSansPro-Semibold" w:hAnsi="SourceSansPro-Semibold" w:cs="SourceSansPro-Semibold"/>
      <w:b/>
      <w:bCs/>
      <w:sz w:val="24"/>
      <w:szCs w:val="24"/>
      <w:bdr w:val="none" w:sz="0" w:space="0" w:color="auto"/>
    </w:rPr>
  </w:style>
  <w:style w:type="paragraph" w:styleId="BodyText">
    <w:name w:val="Body Text"/>
    <w:basedOn w:val="Normal"/>
    <w:link w:val="BodyTextChar"/>
    <w:uiPriority w:val="1"/>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SourceSansPro-Light" w:eastAsia="SourceSansPro-Light" w:hAnsi="SourceSansPro-Light" w:cs="SourceSansPro-Light"/>
      <w:bdr w:val="none" w:sz="0" w:space="0" w:color="auto"/>
    </w:rPr>
  </w:style>
  <w:style w:type="character" w:customStyle="1" w:styleId="BodyTextChar">
    <w:name w:val="Body Text Char"/>
    <w:basedOn w:val="DefaultParagraphFont"/>
    <w:link w:val="BodyText"/>
    <w:uiPriority w:val="1"/>
    <w:rsid w:val="002E2E4E"/>
    <w:rPr>
      <w:rFonts w:ascii="SourceSansPro-Light" w:eastAsia="SourceSansPro-Light" w:hAnsi="SourceSansPro-Light" w:cs="SourceSansPro-Light"/>
      <w:sz w:val="24"/>
      <w:szCs w:val="24"/>
      <w:bdr w:val="none" w:sz="0" w:space="0" w:color="auto"/>
    </w:rPr>
  </w:style>
  <w:style w:type="paragraph" w:customStyle="1" w:styleId="TableParagraph">
    <w:name w:val="Table Paragraph"/>
    <w:basedOn w:val="Normal"/>
    <w:uiPriority w:val="1"/>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228"/>
      <w:ind w:left="79"/>
    </w:pPr>
    <w:rPr>
      <w:rFonts w:ascii="Source Sans Pro" w:eastAsia="Source Sans Pro" w:hAnsi="Source Sans Pro" w:cs="Source Sans Pro"/>
      <w:sz w:val="22"/>
      <w:szCs w:val="22"/>
      <w:bdr w:val="none" w:sz="0" w:space="0" w:color="auto"/>
    </w:rPr>
  </w:style>
  <w:style w:type="table" w:styleId="TableGrid">
    <w:name w:val="Table Grid"/>
    <w:basedOn w:val="TableNormal"/>
    <w:uiPriority w:val="39"/>
    <w:rsid w:val="00E63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0C9E"/>
    <w:rPr>
      <w:rFonts w:asciiTheme="majorHAnsi" w:eastAsiaTheme="majorEastAsia" w:hAnsiTheme="majorHAnsi" w:cstheme="majorBidi"/>
      <w:color w:val="2F759E" w:themeColor="accent1" w:themeShade="BF"/>
      <w:sz w:val="32"/>
      <w:szCs w:val="32"/>
    </w:rPr>
  </w:style>
  <w:style w:type="table" w:customStyle="1" w:styleId="2">
    <w:name w:val="2"/>
    <w:basedOn w:val="TableNormal"/>
    <w:rsid w:val="00040C9E"/>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SourceSansPro-Semibold" w:eastAsia="SourceSansPro-Semibold" w:hAnsi="SourceSansPro-Semibold" w:cs="SourceSansPro-Semibold"/>
      <w:sz w:val="22"/>
      <w:szCs w:val="22"/>
      <w:bdr w:val="none" w:sz="0" w:space="0" w:color="auto"/>
    </w:rPr>
    <w:tblPr>
      <w:tblStyleRowBandSize w:val="1"/>
      <w:tblStyleColBandSize w:val="1"/>
      <w:tblCellMar>
        <w:left w:w="0" w:type="dxa"/>
        <w:right w:w="0" w:type="dxa"/>
      </w:tblCellMar>
    </w:tblPr>
  </w:style>
  <w:style w:type="paragraph" w:customStyle="1" w:styleId="IGSectionDividers">
    <w:name w:val="IG Section Dividers"/>
    <w:basedOn w:val="Normal"/>
    <w:link w:val="IGSectionDividersChar"/>
    <w:qFormat/>
    <w:rsid w:val="00040C9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C088AF"/>
      <w:spacing w:before="120" w:after="60" w:line="259" w:lineRule="auto"/>
      <w:contextualSpacing/>
    </w:pPr>
    <w:rPr>
      <w:rFonts w:ascii="Helvetica" w:eastAsiaTheme="minorHAnsi" w:hAnsi="Helvetica" w:cstheme="minorBidi"/>
      <w:caps/>
      <w:spacing w:val="20"/>
      <w:sz w:val="22"/>
      <w:szCs w:val="22"/>
      <w:bdr w:val="none" w:sz="0" w:space="0" w:color="auto"/>
    </w:rPr>
  </w:style>
  <w:style w:type="character" w:customStyle="1" w:styleId="IGSectionDividersChar">
    <w:name w:val="IG Section Dividers Char"/>
    <w:basedOn w:val="DefaultParagraphFont"/>
    <w:link w:val="IGSectionDividers"/>
    <w:rsid w:val="00040C9E"/>
    <w:rPr>
      <w:rFonts w:ascii="Helvetica" w:eastAsiaTheme="minorHAnsi" w:hAnsi="Helvetica" w:cstheme="minorBidi"/>
      <w:caps/>
      <w:spacing w:val="20"/>
      <w:sz w:val="22"/>
      <w:szCs w:val="22"/>
      <w:bdr w:val="none" w:sz="0" w:space="0" w:color="auto"/>
      <w:shd w:val="clear" w:color="auto" w:fill="C088AF"/>
    </w:rPr>
  </w:style>
  <w:style w:type="character" w:styleId="PageNumber">
    <w:name w:val="page number"/>
    <w:basedOn w:val="DefaultParagraphFont"/>
    <w:uiPriority w:val="99"/>
    <w:semiHidden/>
    <w:unhideWhenUsed/>
    <w:rsid w:val="00F93B3A"/>
  </w:style>
  <w:style w:type="character" w:styleId="Strong">
    <w:name w:val="Strong"/>
    <w:basedOn w:val="DefaultParagraphFont"/>
    <w:uiPriority w:val="22"/>
    <w:qFormat/>
    <w:rsid w:val="00BC7ADD"/>
    <w:rPr>
      <w:b/>
      <w:bCs/>
    </w:rPr>
  </w:style>
  <w:style w:type="character" w:customStyle="1" w:styleId="normaltextrun">
    <w:name w:val="normaltextrun"/>
    <w:basedOn w:val="DefaultParagraphFont"/>
    <w:rsid w:val="0094150B"/>
  </w:style>
  <w:style w:type="character" w:customStyle="1" w:styleId="eop">
    <w:name w:val="eop"/>
    <w:basedOn w:val="DefaultParagraphFont"/>
    <w:rsid w:val="0094150B"/>
  </w:style>
  <w:style w:type="paragraph" w:customStyle="1" w:styleId="paragraph">
    <w:name w:val="paragraph"/>
    <w:basedOn w:val="Normal"/>
    <w:rsid w:val="0094150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contextualspellingandgrammarerror">
    <w:name w:val="contextualspellingandgrammarerror"/>
    <w:basedOn w:val="DefaultParagraphFont"/>
    <w:rsid w:val="0094150B"/>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7686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CommentSubject">
    <w:name w:val="annotation subject"/>
    <w:basedOn w:val="CommentText"/>
    <w:next w:val="CommentText"/>
    <w:link w:val="CommentSubjectChar"/>
    <w:uiPriority w:val="99"/>
    <w:semiHidden/>
    <w:unhideWhenUsed/>
    <w:rsid w:val="00AF6E49"/>
    <w:rPr>
      <w:b/>
      <w:bCs/>
    </w:rPr>
  </w:style>
  <w:style w:type="character" w:customStyle="1" w:styleId="CommentSubjectChar">
    <w:name w:val="Comment Subject Char"/>
    <w:basedOn w:val="CommentTextChar"/>
    <w:link w:val="CommentSubject"/>
    <w:uiPriority w:val="99"/>
    <w:semiHidden/>
    <w:rsid w:val="00AF6E49"/>
    <w:rPr>
      <w:b/>
      <w:bCs/>
    </w:rPr>
  </w:style>
  <w:style w:type="character" w:customStyle="1" w:styleId="cf01">
    <w:name w:val="cf01"/>
    <w:basedOn w:val="DefaultParagraphFont"/>
    <w:rsid w:val="00DB0F3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577399">
      <w:bodyDiv w:val="1"/>
      <w:marLeft w:val="0"/>
      <w:marRight w:val="0"/>
      <w:marTop w:val="0"/>
      <w:marBottom w:val="0"/>
      <w:divBdr>
        <w:top w:val="none" w:sz="0" w:space="0" w:color="auto"/>
        <w:left w:val="none" w:sz="0" w:space="0" w:color="auto"/>
        <w:bottom w:val="none" w:sz="0" w:space="0" w:color="auto"/>
        <w:right w:val="none" w:sz="0" w:space="0" w:color="auto"/>
      </w:divBdr>
    </w:div>
    <w:div w:id="1659267552">
      <w:bodyDiv w:val="1"/>
      <w:marLeft w:val="0"/>
      <w:marRight w:val="0"/>
      <w:marTop w:val="0"/>
      <w:marBottom w:val="0"/>
      <w:divBdr>
        <w:top w:val="none" w:sz="0" w:space="0" w:color="auto"/>
        <w:left w:val="none" w:sz="0" w:space="0" w:color="auto"/>
        <w:bottom w:val="none" w:sz="0" w:space="0" w:color="auto"/>
        <w:right w:val="none" w:sz="0" w:space="0" w:color="auto"/>
      </w:divBdr>
      <w:divsChild>
        <w:div w:id="194389616">
          <w:marLeft w:val="0"/>
          <w:marRight w:val="0"/>
          <w:marTop w:val="0"/>
          <w:marBottom w:val="0"/>
          <w:divBdr>
            <w:top w:val="none" w:sz="0" w:space="0" w:color="auto"/>
            <w:left w:val="none" w:sz="0" w:space="0" w:color="auto"/>
            <w:bottom w:val="none" w:sz="0" w:space="0" w:color="auto"/>
            <w:right w:val="none" w:sz="0" w:space="0" w:color="auto"/>
          </w:divBdr>
        </w:div>
        <w:div w:id="590166763">
          <w:marLeft w:val="0"/>
          <w:marRight w:val="0"/>
          <w:marTop w:val="0"/>
          <w:marBottom w:val="0"/>
          <w:divBdr>
            <w:top w:val="none" w:sz="0" w:space="0" w:color="auto"/>
            <w:left w:val="none" w:sz="0" w:space="0" w:color="auto"/>
            <w:bottom w:val="none" w:sz="0" w:space="0" w:color="auto"/>
            <w:right w:val="none" w:sz="0" w:space="0" w:color="auto"/>
          </w:divBdr>
        </w:div>
      </w:divsChild>
    </w:div>
    <w:div w:id="1748913413">
      <w:bodyDiv w:val="1"/>
      <w:marLeft w:val="0"/>
      <w:marRight w:val="0"/>
      <w:marTop w:val="0"/>
      <w:marBottom w:val="0"/>
      <w:divBdr>
        <w:top w:val="none" w:sz="0" w:space="0" w:color="auto"/>
        <w:left w:val="none" w:sz="0" w:space="0" w:color="auto"/>
        <w:bottom w:val="none" w:sz="0" w:space="0" w:color="auto"/>
        <w:right w:val="none" w:sz="0" w:space="0" w:color="auto"/>
      </w:divBdr>
    </w:div>
    <w:div w:id="1831019165">
      <w:bodyDiv w:val="1"/>
      <w:marLeft w:val="0"/>
      <w:marRight w:val="0"/>
      <w:marTop w:val="0"/>
      <w:marBottom w:val="0"/>
      <w:divBdr>
        <w:top w:val="none" w:sz="0" w:space="0" w:color="auto"/>
        <w:left w:val="none" w:sz="0" w:space="0" w:color="auto"/>
        <w:bottom w:val="none" w:sz="0" w:space="0" w:color="auto"/>
        <w:right w:val="none" w:sz="0" w:space="0" w:color="auto"/>
      </w:divBdr>
      <w:divsChild>
        <w:div w:id="1427531509">
          <w:marLeft w:val="0"/>
          <w:marRight w:val="0"/>
          <w:marTop w:val="0"/>
          <w:marBottom w:val="0"/>
          <w:divBdr>
            <w:top w:val="none" w:sz="0" w:space="0" w:color="auto"/>
            <w:left w:val="none" w:sz="0" w:space="0" w:color="auto"/>
            <w:bottom w:val="none" w:sz="0" w:space="0" w:color="auto"/>
            <w:right w:val="none" w:sz="0" w:space="0" w:color="auto"/>
          </w:divBdr>
        </w:div>
        <w:div w:id="17479988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8E083-1C5C-42E5-9CEA-E6774BC28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1420</Words>
  <Characters>8095</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LeJeune</dc:creator>
  <cp:keywords/>
  <cp:lastModifiedBy>Zaharatos, Julie (CDC/NCCDPHP/DRH)</cp:lastModifiedBy>
  <cp:revision>16</cp:revision>
  <cp:lastPrinted>2019-02-04T09:02:00Z</cp:lastPrinted>
  <dcterms:created xsi:type="dcterms:W3CDTF">2025-12-24T06:08:00Z</dcterms:created>
  <dcterms:modified xsi:type="dcterms:W3CDTF">2026-01-08T14:40:00Z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2025-05-22T20:02:20Z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bed88211-872b-4515-96a1-a6b790fb5e5c</vt:lpwstr>
  </property>
  <property fmtid="{D5CDD505-2E9C-101B-9397-08002B2CF9AE}" pid="8" name="MSIP_Label_7b94a7b8-f06c-4dfe-bdcc-9b548fd58c31_ContentBits">
    <vt:lpwstr>0</vt:lpwstr>
  </property>
</Properties>
</file>